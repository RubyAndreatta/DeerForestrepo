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2A6659" w14:textId="77777777" w:rsidR="00AF6EF3" w:rsidRDefault="00AF6EF3" w:rsidP="00D51A47"/>
    <w:p w14:paraId="0A37501D" w14:textId="77777777" w:rsidR="007B5EB1" w:rsidRDefault="007B5EB1" w:rsidP="00D51A47"/>
    <w:p w14:paraId="5DAB6C7B" w14:textId="77777777" w:rsidR="007B5EB1" w:rsidRPr="00D51A47" w:rsidRDefault="007B5EB1" w:rsidP="00D51A47"/>
    <w:p w14:paraId="02EB378F" w14:textId="77777777" w:rsidR="00AF6EF3" w:rsidRPr="00D51A47" w:rsidRDefault="00AF6EF3" w:rsidP="00D51A47"/>
    <w:p w14:paraId="6A05A809" w14:textId="77777777" w:rsidR="00AF6EF3" w:rsidRPr="00D51A47" w:rsidRDefault="00AF6EF3" w:rsidP="00D51A47"/>
    <w:p w14:paraId="5A39BBE3" w14:textId="77777777" w:rsidR="00AF6EF3" w:rsidRPr="00D51A47" w:rsidRDefault="00AF6EF3" w:rsidP="00D51A47"/>
    <w:p w14:paraId="094C9323" w14:textId="60B59052" w:rsidR="00AF6EF3" w:rsidRPr="00D51A47" w:rsidRDefault="00115EEF" w:rsidP="00D51A4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Level</w:t>
      </w:r>
      <w:r w:rsidR="00D51A47" w:rsidRPr="00D51A47">
        <w:rPr>
          <w:b/>
          <w:sz w:val="56"/>
          <w:szCs w:val="56"/>
        </w:rPr>
        <w:t xml:space="preserve"> </w:t>
      </w:r>
      <w:r w:rsidR="00AF6EF3" w:rsidRPr="00D51A47">
        <w:rPr>
          <w:b/>
          <w:sz w:val="56"/>
          <w:szCs w:val="56"/>
        </w:rPr>
        <w:t>Design Document for:</w:t>
      </w:r>
    </w:p>
    <w:p w14:paraId="41C8F396" w14:textId="77777777" w:rsidR="00AF6EF3" w:rsidRPr="00D51A47" w:rsidRDefault="00AF6EF3" w:rsidP="00D51A47"/>
    <w:p w14:paraId="72A3D3EC" w14:textId="77777777" w:rsidR="00AF6EF3" w:rsidRPr="00D51A47" w:rsidRDefault="00AF6EF3" w:rsidP="00D51A47"/>
    <w:p w14:paraId="044039AD" w14:textId="121E9FC0" w:rsidR="00AF6EF3" w:rsidRPr="00D51A47" w:rsidRDefault="00632720" w:rsidP="00D51A47">
      <w:pPr>
        <w:jc w:val="center"/>
        <w:rPr>
          <w:i/>
          <w:sz w:val="52"/>
          <w:szCs w:val="52"/>
        </w:rPr>
      </w:pPr>
      <w:r>
        <w:rPr>
          <w:i/>
          <w:sz w:val="52"/>
          <w:szCs w:val="52"/>
        </w:rPr>
        <w:t>Deer’s Forest</w:t>
      </w:r>
    </w:p>
    <w:p w14:paraId="0D0B940D" w14:textId="77777777" w:rsidR="00AF6EF3" w:rsidRPr="00D51A47" w:rsidRDefault="00AF6EF3" w:rsidP="00D51A47"/>
    <w:p w14:paraId="0E27B00A" w14:textId="77777777" w:rsidR="00AF6EF3" w:rsidRPr="00D51A47" w:rsidRDefault="00AF6EF3" w:rsidP="00D51A47"/>
    <w:p w14:paraId="60061E4C" w14:textId="77777777" w:rsidR="00AF6EF3" w:rsidRPr="00D51A47" w:rsidRDefault="00AF6EF3" w:rsidP="00D51A47"/>
    <w:p w14:paraId="44EAFD9C" w14:textId="77777777" w:rsidR="00AF6EF3" w:rsidRPr="00D51A47" w:rsidRDefault="00AF6EF3" w:rsidP="00D51A47"/>
    <w:p w14:paraId="4B94D5A5" w14:textId="77777777" w:rsidR="00AF6EF3" w:rsidRPr="00D51A47" w:rsidRDefault="00AF6EF3" w:rsidP="00D51A47"/>
    <w:p w14:paraId="3DEEC669" w14:textId="77777777" w:rsidR="00AF6EF3" w:rsidRPr="00D51A47" w:rsidRDefault="00AF6EF3" w:rsidP="00D51A47"/>
    <w:p w14:paraId="3656B9AB" w14:textId="77777777" w:rsidR="00AF6EF3" w:rsidRPr="00D51A47" w:rsidRDefault="00AF6EF3" w:rsidP="00D51A47"/>
    <w:p w14:paraId="45FB0818" w14:textId="77777777" w:rsidR="00AF6EF3" w:rsidRPr="00D51A47" w:rsidRDefault="00AF6EF3" w:rsidP="00D51A47"/>
    <w:p w14:paraId="17CDDE6F" w14:textId="67061527" w:rsidR="00AF6EF3" w:rsidRPr="00D51A47" w:rsidRDefault="00AF6EF3" w:rsidP="00D51A47">
      <w:r w:rsidRPr="00D51A47">
        <w:t>All work Copyright ©</w:t>
      </w:r>
      <w:r w:rsidR="00D51A47">
        <w:t>20</w:t>
      </w:r>
      <w:r w:rsidR="00115EEF">
        <w:t>21</w:t>
      </w:r>
    </w:p>
    <w:p w14:paraId="049F31CB" w14:textId="77777777" w:rsidR="00AF6EF3" w:rsidRPr="00D51A47" w:rsidRDefault="00AF6EF3" w:rsidP="00D51A47"/>
    <w:p w14:paraId="763F39B4" w14:textId="77777777" w:rsidR="007B5EB1" w:rsidRDefault="00AF6EF3" w:rsidP="007B5EB1">
      <w:r w:rsidRPr="00D51A47">
        <w:t xml:space="preserve">Written by </w:t>
      </w:r>
      <w:r w:rsidR="00D51A47">
        <w:t>Team AIE Production</w:t>
      </w:r>
    </w:p>
    <w:p w14:paraId="53128261" w14:textId="77777777" w:rsidR="007B5EB1" w:rsidRDefault="007B5EB1" w:rsidP="007B5EB1"/>
    <w:p w14:paraId="62486C05" w14:textId="77777777" w:rsidR="007B5EB1" w:rsidRDefault="007B5EB1" w:rsidP="007B5EB1"/>
    <w:p w14:paraId="4101652C" w14:textId="77777777" w:rsidR="007B5EB1" w:rsidRDefault="007B5EB1" w:rsidP="007B5EB1"/>
    <w:p w14:paraId="4B99056E" w14:textId="77777777" w:rsidR="007B5EB1" w:rsidRDefault="007B5EB1" w:rsidP="007B5EB1"/>
    <w:p w14:paraId="22E0FC93" w14:textId="77777777" w:rsidR="00AF6EF3" w:rsidRPr="00D51A47" w:rsidRDefault="007B5EB1" w:rsidP="007B5EB1">
      <w:r>
        <w:br w:type="page"/>
      </w:r>
      <w:r w:rsidR="00AF6EF3" w:rsidRPr="00D51A47">
        <w:lastRenderedPageBreak/>
        <w:t>Table of Contents</w:t>
      </w:r>
    </w:p>
    <w:p w14:paraId="1299C43A" w14:textId="77777777" w:rsidR="00AF6EF3" w:rsidRPr="00D51A47" w:rsidRDefault="00AF6EF3" w:rsidP="00D51A47"/>
    <w:p w14:paraId="2A8D7BC2" w14:textId="2171C194" w:rsidR="00C03F84" w:rsidRPr="00C03F84" w:rsidRDefault="00AF6EF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sz w:val="22"/>
          <w:szCs w:val="22"/>
        </w:rPr>
        <w:fldChar w:fldCharType="begin"/>
      </w:r>
      <w:r w:rsidRPr="00C03F84">
        <w:rPr>
          <w:sz w:val="22"/>
          <w:szCs w:val="22"/>
        </w:rPr>
        <w:instrText xml:space="preserve"> TOC \o "1-7" </w:instrText>
      </w:r>
      <w:r w:rsidRPr="00C03F84">
        <w:rPr>
          <w:sz w:val="22"/>
          <w:szCs w:val="22"/>
        </w:rPr>
        <w:fldChar w:fldCharType="separate"/>
      </w:r>
      <w:r w:rsidR="00C03F84" w:rsidRPr="00C03F84">
        <w:rPr>
          <w:noProof/>
          <w:sz w:val="22"/>
          <w:szCs w:val="22"/>
        </w:rPr>
        <w:t>1.0 Revision History</w:t>
      </w:r>
      <w:r w:rsidR="00C03F84" w:rsidRPr="00C03F84">
        <w:rPr>
          <w:noProof/>
          <w:sz w:val="22"/>
          <w:szCs w:val="22"/>
        </w:rPr>
        <w:tab/>
      </w:r>
      <w:r w:rsidR="00C03F84" w:rsidRPr="00C03F84">
        <w:rPr>
          <w:noProof/>
          <w:sz w:val="22"/>
          <w:szCs w:val="22"/>
        </w:rPr>
        <w:fldChar w:fldCharType="begin"/>
      </w:r>
      <w:r w:rsidR="00C03F84" w:rsidRPr="00C03F84">
        <w:rPr>
          <w:noProof/>
          <w:sz w:val="22"/>
          <w:szCs w:val="22"/>
        </w:rPr>
        <w:instrText xml:space="preserve"> PAGEREF _Toc61511087 \h </w:instrText>
      </w:r>
      <w:r w:rsidR="00C03F84" w:rsidRPr="00C03F84">
        <w:rPr>
          <w:noProof/>
          <w:sz w:val="22"/>
          <w:szCs w:val="22"/>
        </w:rPr>
      </w:r>
      <w:r w:rsidR="00C03F84" w:rsidRPr="00C03F84">
        <w:rPr>
          <w:noProof/>
          <w:sz w:val="22"/>
          <w:szCs w:val="22"/>
        </w:rPr>
        <w:fldChar w:fldCharType="separate"/>
      </w:r>
      <w:r w:rsidR="00C03F84" w:rsidRPr="00C03F84">
        <w:rPr>
          <w:noProof/>
          <w:sz w:val="22"/>
          <w:szCs w:val="22"/>
        </w:rPr>
        <w:t>4</w:t>
      </w:r>
      <w:r w:rsidR="00C03F84" w:rsidRPr="00C03F84">
        <w:rPr>
          <w:noProof/>
          <w:sz w:val="22"/>
          <w:szCs w:val="22"/>
        </w:rPr>
        <w:fldChar w:fldCharType="end"/>
      </w:r>
    </w:p>
    <w:p w14:paraId="10D186F0" w14:textId="463B6388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2.0 level Design Overview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_Toc61511088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51326746" w14:textId="35321036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2.1 Level Design concept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_Toc61511089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15B0CA37" w14:textId="5161ED80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2.2 Gameplay Mechanics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_Toc61511090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3A4A5508" w14:textId="57AF25FA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2.3 Camera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_Toc61511091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50ACDE76" w14:textId="7705DE7E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3.0 Theme and Characters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_Toc61511092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12DF2472" w14:textId="6C267F3E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3.1 Characters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_Toc61511093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1585D925" w14:textId="69AF121C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3.2 Theme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_Toc61511094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4AE82EF7" w14:textId="2C4F7513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4.0 Level Information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_Toc61511095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485EA15B" w14:textId="673E4129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4.1 Level Location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_Toc61511096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16101EA" w14:textId="6DA68A68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4.2 Level Setting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_Toc61511097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31935064" w14:textId="503A5EF4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4.3 Level Layout/Architecture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_Toc61511098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B7FD2D5" w14:textId="74F396DC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5.0 Level Design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_Toc61511099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1C832A8" w14:textId="3479F2BA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5.1 Main Objectives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_Toc61511100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284C4BD9" w14:textId="54352535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5.2 Optional Objectives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_Toc61511101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12067E34" w14:textId="5B4A5437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5.3 WOW Moments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_Toc61511102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1E24577A" w14:textId="7A0DA858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5.4 Level Progression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_Toc61511103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33C9AD7" w14:textId="22594B94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5.5 Player Experience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_Toc61511104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70D1ACB" w14:textId="7895FF72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6.0 Art Style and Aesthetics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_Toc61511105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4CC9E524" w14:textId="26F3C0FD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6.1 References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_Toc61511106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7868789B" w14:textId="5EF38484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6.2 Lighting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_Toc61511107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5AE7CD0A" w14:textId="0D94E8C3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6.3 SFX/Music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_Toc61511108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09B1E6DB" w14:textId="2A685AD9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6.4 Particle FX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_Toc61511109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7</w:t>
      </w:r>
      <w:r w:rsidRPr="00C03F84">
        <w:rPr>
          <w:noProof/>
          <w:sz w:val="22"/>
          <w:szCs w:val="22"/>
        </w:rPr>
        <w:fldChar w:fldCharType="end"/>
      </w:r>
    </w:p>
    <w:p w14:paraId="08F21A75" w14:textId="1E6625C0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7.0 Level Asset List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_Toc61511110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7</w:t>
      </w:r>
      <w:r w:rsidRPr="00C03F84">
        <w:rPr>
          <w:noProof/>
          <w:sz w:val="22"/>
          <w:szCs w:val="22"/>
        </w:rPr>
        <w:fldChar w:fldCharType="end"/>
      </w:r>
    </w:p>
    <w:p w14:paraId="4AEDA523" w14:textId="45590CB1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8.0 Delivery Milestones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_Toc61511111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7</w:t>
      </w:r>
      <w:r w:rsidRPr="00C03F84">
        <w:rPr>
          <w:noProof/>
          <w:sz w:val="22"/>
          <w:szCs w:val="22"/>
        </w:rPr>
        <w:fldChar w:fldCharType="end"/>
      </w:r>
    </w:p>
    <w:p w14:paraId="4DDBEF00" w14:textId="7EB96CBD" w:rsidR="007B5EB1" w:rsidRDefault="00AF6EF3" w:rsidP="007B5EB1">
      <w:pPr>
        <w:pStyle w:val="TOC3"/>
      </w:pPr>
      <w:r w:rsidRPr="00C03F84">
        <w:rPr>
          <w:sz w:val="22"/>
          <w:szCs w:val="22"/>
        </w:rPr>
        <w:fldChar w:fldCharType="end"/>
      </w:r>
    </w:p>
    <w:p w14:paraId="52CC769C" w14:textId="77777777" w:rsidR="00AF6EF3" w:rsidRPr="00D51A47" w:rsidRDefault="007B5EB1" w:rsidP="007B5EB1">
      <w:pPr>
        <w:pStyle w:val="Heading1"/>
        <w:numPr>
          <w:ilvl w:val="0"/>
          <w:numId w:val="0"/>
        </w:numPr>
      </w:pPr>
      <w:r>
        <w:br w:type="page"/>
      </w:r>
      <w:bookmarkStart w:id="0" w:name="_Toc61511087"/>
      <w:r w:rsidR="00AF6EF3" w:rsidRPr="00D51A47">
        <w:lastRenderedPageBreak/>
        <w:t xml:space="preserve">1.0 </w:t>
      </w:r>
      <w:r w:rsidR="00C64591" w:rsidRPr="00D51A47">
        <w:t>Revision</w:t>
      </w:r>
      <w:r w:rsidR="00AF6EF3" w:rsidRPr="00D51A47">
        <w:t xml:space="preserve"> History</w:t>
      </w:r>
      <w:bookmarkEnd w:id="0"/>
    </w:p>
    <w:p w14:paraId="4B50A3D0" w14:textId="77777777" w:rsidR="00AF6EF3" w:rsidRPr="00D51A47" w:rsidRDefault="00D51A47" w:rsidP="007B5EB1">
      <w:pPr>
        <w:pStyle w:val="NotesToBeDeleted"/>
      </w:pPr>
      <w:r>
        <w:t>&lt;As you revise the document, list what was changed and when it was changed&gt;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44"/>
        <w:gridCol w:w="8050"/>
      </w:tblGrid>
      <w:tr w:rsidR="00D51A47" w14:paraId="2CA0B9C7" w14:textId="77777777" w:rsidTr="00450A42">
        <w:tc>
          <w:tcPr>
            <w:tcW w:w="1144" w:type="dxa"/>
            <w:shd w:val="clear" w:color="auto" w:fill="auto"/>
          </w:tcPr>
          <w:p w14:paraId="6B814A1E" w14:textId="77777777" w:rsidR="00D51A47" w:rsidRDefault="00D51A47" w:rsidP="00D51A47">
            <w:r>
              <w:t>Version</w:t>
            </w:r>
          </w:p>
        </w:tc>
        <w:tc>
          <w:tcPr>
            <w:tcW w:w="8050" w:type="dxa"/>
            <w:shd w:val="clear" w:color="auto" w:fill="auto"/>
          </w:tcPr>
          <w:p w14:paraId="31FF54C8" w14:textId="77777777" w:rsidR="00D51A47" w:rsidRDefault="00D51A47" w:rsidP="00D51A47">
            <w:r>
              <w:t>Description</w:t>
            </w:r>
          </w:p>
        </w:tc>
      </w:tr>
      <w:tr w:rsidR="00D51A47" w14:paraId="6FC4EBD3" w14:textId="77777777" w:rsidTr="00450A42">
        <w:tc>
          <w:tcPr>
            <w:tcW w:w="1144" w:type="dxa"/>
            <w:shd w:val="clear" w:color="auto" w:fill="auto"/>
          </w:tcPr>
          <w:p w14:paraId="4B3AA50C" w14:textId="77777777" w:rsidR="00D51A47" w:rsidRDefault="00D51A47" w:rsidP="00D51A47">
            <w:r>
              <w:t>1.0</w:t>
            </w:r>
          </w:p>
        </w:tc>
        <w:tc>
          <w:tcPr>
            <w:tcW w:w="8050" w:type="dxa"/>
            <w:shd w:val="clear" w:color="auto" w:fill="auto"/>
          </w:tcPr>
          <w:p w14:paraId="0C49AB4C" w14:textId="77777777" w:rsidR="00D51A47" w:rsidRDefault="00D51A47" w:rsidP="00D51A47">
            <w:r>
              <w:t>Initial document</w:t>
            </w:r>
          </w:p>
        </w:tc>
      </w:tr>
    </w:tbl>
    <w:p w14:paraId="28CAE80B" w14:textId="19CC53C1" w:rsidR="00AF6EF3" w:rsidRPr="001F50B7" w:rsidRDefault="00AF6EF3" w:rsidP="00450A42">
      <w:pPr>
        <w:pStyle w:val="Heading1"/>
        <w:numPr>
          <w:ilvl w:val="0"/>
          <w:numId w:val="0"/>
        </w:numPr>
      </w:pPr>
      <w:bookmarkStart w:id="1" w:name="_Toc61511088"/>
      <w:r w:rsidRPr="001F50B7">
        <w:t xml:space="preserve">2.0 </w:t>
      </w:r>
      <w:r w:rsidR="007E78AE">
        <w:t xml:space="preserve">level Design </w:t>
      </w:r>
      <w:r w:rsidRPr="001F50B7">
        <w:t>Overview</w:t>
      </w:r>
      <w:bookmarkEnd w:id="1"/>
    </w:p>
    <w:p w14:paraId="27CE24AD" w14:textId="76317DF6" w:rsidR="00D51A47" w:rsidRPr="001F50B7" w:rsidRDefault="00AF6EF3" w:rsidP="001F50B7">
      <w:pPr>
        <w:pStyle w:val="Heading2"/>
      </w:pPr>
      <w:bookmarkStart w:id="2" w:name="_Toc61511089"/>
      <w:r>
        <w:t>2</w:t>
      </w:r>
      <w:r w:rsidR="00C51959">
        <w:t>.</w:t>
      </w:r>
      <w:r>
        <w:t xml:space="preserve">1 </w:t>
      </w:r>
      <w:r w:rsidR="274FBCA0">
        <w:t>L</w:t>
      </w:r>
      <w:r w:rsidR="007E78AE">
        <w:t>evel Design concept</w:t>
      </w:r>
      <w:bookmarkEnd w:id="2"/>
    </w:p>
    <w:p w14:paraId="1EB9E0FA" w14:textId="5CD910CC" w:rsidR="00D51A47" w:rsidRPr="00D51A47" w:rsidRDefault="0010754E" w:rsidP="001F50B7">
      <w:pPr>
        <w:pStyle w:val="NotesToBeDeleted"/>
      </w:pPr>
      <w:r>
        <w:t>Larg</w:t>
      </w:r>
      <w:r w:rsidR="00326139">
        <w:t>e</w:t>
      </w:r>
      <w:r>
        <w:t xml:space="preserve"> clearing, blocked off by large trees and nature. </w:t>
      </w:r>
    </w:p>
    <w:p w14:paraId="41E72BA3" w14:textId="62C67C08" w:rsidR="00AF6EF3" w:rsidRPr="00D51A47" w:rsidRDefault="00D51A47" w:rsidP="001F50B7">
      <w:pPr>
        <w:pStyle w:val="Heading2"/>
      </w:pPr>
      <w:bookmarkStart w:id="3" w:name="_Toc61511090"/>
      <w:r>
        <w:t xml:space="preserve">2.2 </w:t>
      </w:r>
      <w:r w:rsidR="00E61B5A">
        <w:t xml:space="preserve">Gameplay </w:t>
      </w:r>
      <w:r w:rsidR="00697425">
        <w:t>Mechanics</w:t>
      </w:r>
      <w:bookmarkEnd w:id="3"/>
    </w:p>
    <w:p w14:paraId="388043B5" w14:textId="110890A3" w:rsidR="00697425" w:rsidRDefault="00697425" w:rsidP="00697425">
      <w:pPr>
        <w:pStyle w:val="NotesToBeDeleted"/>
      </w:pPr>
      <w:r>
        <w:t>&lt;</w:t>
      </w:r>
      <w:r w:rsidR="007E78AE">
        <w:t>P</w:t>
      </w:r>
      <w:r>
        <w:t>layer and gameplay mechanics used in the level design</w:t>
      </w:r>
      <w:r w:rsidR="0005239E">
        <w:t xml:space="preserve"> including how your environment will support them</w:t>
      </w:r>
      <w:r>
        <w:t>&gt;</w:t>
      </w:r>
    </w:p>
    <w:p w14:paraId="10A1708B" w14:textId="5160E39B" w:rsidR="003F62A5" w:rsidRDefault="003F62A5" w:rsidP="003F62A5">
      <w:pPr>
        <w:pStyle w:val="NotesToBeDeleted"/>
        <w:numPr>
          <w:ilvl w:val="0"/>
          <w:numId w:val="4"/>
        </w:numPr>
      </w:pPr>
      <w:r>
        <w:t>Movement (backwards, forwards, right and left) (jumping)</w:t>
      </w:r>
    </w:p>
    <w:p w14:paraId="0D089CD6" w14:textId="051744B2" w:rsidR="003F62A5" w:rsidRDefault="003F62A5" w:rsidP="003F62A5">
      <w:pPr>
        <w:pStyle w:val="NotesToBeDeleted"/>
        <w:numPr>
          <w:ilvl w:val="0"/>
          <w:numId w:val="4"/>
        </w:numPr>
      </w:pPr>
      <w:r>
        <w:t>Collection of orbs</w:t>
      </w:r>
    </w:p>
    <w:p w14:paraId="68B30AEC" w14:textId="5D2926BC" w:rsidR="003F62A5" w:rsidRDefault="005339EC" w:rsidP="003F62A5">
      <w:pPr>
        <w:pStyle w:val="NotesToBeDeleted"/>
        <w:numPr>
          <w:ilvl w:val="0"/>
          <w:numId w:val="4"/>
        </w:numPr>
      </w:pPr>
      <w:r>
        <w:t>P</w:t>
      </w:r>
      <w:r w:rsidR="0010754E">
        <w:t>latforms</w:t>
      </w:r>
    </w:p>
    <w:p w14:paraId="1CBCE1B5" w14:textId="0F269F6E" w:rsidR="005339EC" w:rsidRDefault="005339EC" w:rsidP="003F62A5">
      <w:pPr>
        <w:pStyle w:val="NotesToBeDeleted"/>
        <w:numPr>
          <w:ilvl w:val="0"/>
          <w:numId w:val="4"/>
        </w:numPr>
      </w:pPr>
      <w:r>
        <w:t>puzzles</w:t>
      </w:r>
    </w:p>
    <w:p w14:paraId="68F50FF2" w14:textId="69610408" w:rsidR="5F1EF263" w:rsidRDefault="5F1EF263" w:rsidP="5F1EF263">
      <w:pPr>
        <w:pStyle w:val="Heading2"/>
      </w:pPr>
      <w:bookmarkStart w:id="4" w:name="_Toc61511091"/>
      <w:r>
        <w:t xml:space="preserve">2.3 </w:t>
      </w:r>
      <w:r w:rsidR="00697425">
        <w:t>Camera</w:t>
      </w:r>
      <w:bookmarkEnd w:id="4"/>
    </w:p>
    <w:p w14:paraId="06866B2D" w14:textId="399E74F0" w:rsidR="5F1EF263" w:rsidRDefault="00C30B1E" w:rsidP="5F1EF263">
      <w:pPr>
        <w:pStyle w:val="NotesToBeDeleted"/>
      </w:pPr>
      <w:ins w:id="5" w:author="Ruby Andreatta" w:date="2021-04-07T16:35:00Z">
        <w:r>
          <w:t>1st</w:t>
        </w:r>
      </w:ins>
      <w:del w:id="6" w:author="Ruby Andreatta" w:date="2021-04-07T16:35:00Z">
        <w:r w:rsidR="00C11847">
          <w:delText>3</w:delText>
        </w:r>
        <w:r w:rsidR="00C11847" w:rsidRPr="00C11847">
          <w:rPr>
            <w:vertAlign w:val="superscript"/>
          </w:rPr>
          <w:delText>rd</w:delText>
        </w:r>
      </w:del>
      <w:r w:rsidR="00C11847">
        <w:t xml:space="preserve"> person camera.</w:t>
      </w:r>
    </w:p>
    <w:p w14:paraId="363D88B3" w14:textId="457C7E7E" w:rsidR="003E081C" w:rsidRPr="00D51A47" w:rsidRDefault="003E081C" w:rsidP="003E081C">
      <w:pPr>
        <w:pStyle w:val="Heading1"/>
        <w:numPr>
          <w:ilvl w:val="0"/>
          <w:numId w:val="0"/>
        </w:numPr>
      </w:pPr>
      <w:bookmarkStart w:id="7" w:name="_Toc61511092"/>
      <w:r>
        <w:t>3</w:t>
      </w:r>
      <w:r w:rsidRPr="00D51A47">
        <w:t xml:space="preserve">.0 </w:t>
      </w:r>
      <w:r w:rsidR="00C05D42">
        <w:t>Theme</w:t>
      </w:r>
      <w:r w:rsidRPr="00D51A47">
        <w:t xml:space="preserve"> and Characters</w:t>
      </w:r>
      <w:bookmarkEnd w:id="7"/>
    </w:p>
    <w:p w14:paraId="71B21829" w14:textId="410467DB" w:rsidR="003E081C" w:rsidRPr="00D51A47" w:rsidRDefault="00697425" w:rsidP="003E081C">
      <w:pPr>
        <w:pStyle w:val="Heading2"/>
      </w:pPr>
      <w:bookmarkStart w:id="8" w:name="_Toc61511093"/>
      <w:r>
        <w:t>3.</w:t>
      </w:r>
      <w:r w:rsidR="003E081C" w:rsidRPr="00D51A47">
        <w:t>1 Characters</w:t>
      </w:r>
      <w:bookmarkEnd w:id="8"/>
    </w:p>
    <w:p w14:paraId="5855D4A1" w14:textId="1C687C10" w:rsidR="003E081C" w:rsidRPr="00D51A47" w:rsidRDefault="00C11847" w:rsidP="003E081C">
      <w:pPr>
        <w:pStyle w:val="NotesToBeDeleted"/>
        <w:rPr>
          <w:rFonts w:cs="Calibri"/>
          <w:color w:val="000000"/>
        </w:rPr>
      </w:pPr>
      <w:r>
        <w:t>Main character: a deer or ghost who is alone and must earn orbs to gain freedom to leave the forests grasp.</w:t>
      </w:r>
    </w:p>
    <w:p w14:paraId="6FCB0884" w14:textId="0BB2E32C" w:rsidR="003E081C" w:rsidRPr="00D51A47" w:rsidRDefault="00697425" w:rsidP="003E081C">
      <w:pPr>
        <w:pStyle w:val="Heading2"/>
      </w:pPr>
      <w:bookmarkStart w:id="9" w:name="_Toc61511094"/>
      <w:r>
        <w:t>3</w:t>
      </w:r>
      <w:r w:rsidR="003E081C" w:rsidRPr="00D51A47">
        <w:t xml:space="preserve">.2 </w:t>
      </w:r>
      <w:r w:rsidR="008E0C4E">
        <w:t>Theme</w:t>
      </w:r>
      <w:bookmarkEnd w:id="9"/>
    </w:p>
    <w:p w14:paraId="3461D779" w14:textId="66592732" w:rsidR="00AF6EF3" w:rsidRPr="003E081C" w:rsidRDefault="002729E6" w:rsidP="003E081C">
      <w:pPr>
        <w:pStyle w:val="NotesToBeDeleted"/>
        <w:rPr>
          <w:rFonts w:cs="Calibri"/>
          <w:color w:val="000000"/>
        </w:rPr>
      </w:pPr>
      <w:r>
        <w:t>Fantasy</w:t>
      </w:r>
    </w:p>
    <w:p w14:paraId="5BD1C1BF" w14:textId="56E60B52" w:rsidR="00521B8B" w:rsidRPr="00D51A47" w:rsidRDefault="003E081C" w:rsidP="003E081C">
      <w:pPr>
        <w:pStyle w:val="Heading1"/>
        <w:numPr>
          <w:ilvl w:val="0"/>
          <w:numId w:val="0"/>
        </w:numPr>
      </w:pPr>
      <w:bookmarkStart w:id="10" w:name="_Toc61511095"/>
      <w:r>
        <w:lastRenderedPageBreak/>
        <w:t>4</w:t>
      </w:r>
      <w:r w:rsidR="00521B8B" w:rsidRPr="00D51A47">
        <w:t xml:space="preserve">.0 </w:t>
      </w:r>
      <w:r w:rsidR="00115EEF">
        <w:t>Level Information</w:t>
      </w:r>
      <w:bookmarkEnd w:id="10"/>
    </w:p>
    <w:p w14:paraId="664C4665" w14:textId="0DE60D9E" w:rsidR="00521B8B" w:rsidRPr="00D51A47" w:rsidRDefault="00F8299F" w:rsidP="001F50B7">
      <w:pPr>
        <w:pStyle w:val="Heading2"/>
      </w:pPr>
      <w:bookmarkStart w:id="11" w:name="_Toc61511096"/>
      <w:r>
        <w:t>4.</w:t>
      </w:r>
      <w:r w:rsidR="007E78AE">
        <w:t>1</w:t>
      </w:r>
      <w:r w:rsidR="00521B8B" w:rsidRPr="00D51A47">
        <w:t xml:space="preserve"> </w:t>
      </w:r>
      <w:r w:rsidR="00115EEF">
        <w:t>Level Location</w:t>
      </w:r>
      <w:bookmarkEnd w:id="11"/>
    </w:p>
    <w:p w14:paraId="6BEEBE5B" w14:textId="03EEFA8C" w:rsidR="00E10EB1" w:rsidRPr="00D51A47" w:rsidRDefault="002729E6" w:rsidP="00E10EB1">
      <w:pPr>
        <w:pStyle w:val="NotesToBeDeleted"/>
        <w:rPr>
          <w:rFonts w:cs="Calibri"/>
          <w:color w:val="000000"/>
        </w:rPr>
      </w:pPr>
      <w:r>
        <w:t>Mysterious and fantastical forest</w:t>
      </w:r>
    </w:p>
    <w:p w14:paraId="7943DC19" w14:textId="5AB97281" w:rsidR="00521B8B" w:rsidRPr="00D51A47" w:rsidRDefault="007E78AE" w:rsidP="001F50B7">
      <w:pPr>
        <w:pStyle w:val="Heading2"/>
      </w:pPr>
      <w:bookmarkStart w:id="12" w:name="_Toc61511097"/>
      <w:r>
        <w:t>4</w:t>
      </w:r>
      <w:r w:rsidR="00521B8B" w:rsidRPr="00D51A47">
        <w:t>.</w:t>
      </w:r>
      <w:r>
        <w:t>2</w:t>
      </w:r>
      <w:r w:rsidR="00521B8B" w:rsidRPr="00D51A47">
        <w:t xml:space="preserve"> </w:t>
      </w:r>
      <w:r w:rsidR="00115EEF">
        <w:t xml:space="preserve">Level </w:t>
      </w:r>
      <w:r w:rsidR="007002AE">
        <w:t>Setting</w:t>
      </w:r>
      <w:bookmarkEnd w:id="12"/>
    </w:p>
    <w:p w14:paraId="41099A33" w14:textId="75E5F46A" w:rsidR="00E10EB1" w:rsidRDefault="00E10EB1" w:rsidP="00E10EB1">
      <w:pPr>
        <w:pStyle w:val="NotesToBeDeleted"/>
      </w:pPr>
    </w:p>
    <w:p w14:paraId="3E933D4F" w14:textId="77777777" w:rsidR="002729E6" w:rsidRPr="00D51A47" w:rsidRDefault="002729E6" w:rsidP="00E10EB1">
      <w:pPr>
        <w:pStyle w:val="NotesToBeDeleted"/>
        <w:rPr>
          <w:rFonts w:cs="Calibri"/>
          <w:color w:val="000000"/>
        </w:rPr>
      </w:pPr>
    </w:p>
    <w:p w14:paraId="7B2C1BBA" w14:textId="265134DE" w:rsidR="00115EEF" w:rsidRPr="00115EEF" w:rsidRDefault="007E78AE" w:rsidP="00115EEF">
      <w:pPr>
        <w:pStyle w:val="Heading2"/>
      </w:pPr>
      <w:bookmarkStart w:id="13" w:name="_Toc61511098"/>
      <w:r>
        <w:t>4</w:t>
      </w:r>
      <w:r w:rsidR="00521B8B" w:rsidRPr="00D51A47">
        <w:t>.</w:t>
      </w:r>
      <w:r>
        <w:t>3</w:t>
      </w:r>
      <w:r w:rsidR="00521B8B" w:rsidRPr="00D51A47">
        <w:t xml:space="preserve"> </w:t>
      </w:r>
      <w:r w:rsidR="00115EEF">
        <w:t xml:space="preserve">Level </w:t>
      </w:r>
      <w:r w:rsidR="003E081C">
        <w:t>Layout/Architecture</w:t>
      </w:r>
      <w:bookmarkEnd w:id="13"/>
    </w:p>
    <w:p w14:paraId="6707E220" w14:textId="65E20E51" w:rsidR="00415844" w:rsidRPr="00D51A47" w:rsidRDefault="002729E6" w:rsidP="00415844">
      <w:pPr>
        <w:pStyle w:val="NotesToBeDeleted"/>
        <w:rPr>
          <w:rFonts w:cs="Calibri"/>
          <w:color w:val="000000"/>
        </w:rPr>
      </w:pPr>
      <w:r>
        <w:t>Ancient civilization, god aesthetic combined with overgrown nature.</w:t>
      </w:r>
    </w:p>
    <w:p w14:paraId="312C0CEC" w14:textId="77777777" w:rsidR="00697425" w:rsidRPr="00D51A47" w:rsidRDefault="00697425" w:rsidP="00697425">
      <w:pPr>
        <w:pStyle w:val="Heading1"/>
        <w:numPr>
          <w:ilvl w:val="0"/>
          <w:numId w:val="0"/>
        </w:numPr>
      </w:pPr>
      <w:bookmarkStart w:id="14" w:name="_Toc61511099"/>
      <w:r>
        <w:t>5</w:t>
      </w:r>
      <w:r w:rsidRPr="00D51A47">
        <w:t xml:space="preserve">.0 </w:t>
      </w:r>
      <w:r>
        <w:t>Level</w:t>
      </w:r>
      <w:r w:rsidRPr="00D51A47">
        <w:t xml:space="preserve"> </w:t>
      </w:r>
      <w:r>
        <w:t>Design</w:t>
      </w:r>
      <w:bookmarkEnd w:id="14"/>
    </w:p>
    <w:p w14:paraId="01F875D5" w14:textId="504FCB2E" w:rsidR="00697425" w:rsidRPr="00D51A47" w:rsidRDefault="00C51959" w:rsidP="00697425">
      <w:pPr>
        <w:pStyle w:val="Heading2"/>
      </w:pPr>
      <w:bookmarkStart w:id="15" w:name="_Toc61511100"/>
      <w:r>
        <w:t>5.</w:t>
      </w:r>
      <w:r w:rsidR="00697425" w:rsidRPr="00D51A47">
        <w:t xml:space="preserve">1 </w:t>
      </w:r>
      <w:r w:rsidR="00E100DC" w:rsidRPr="00E100DC">
        <w:t>Main Objectives</w:t>
      </w:r>
      <w:bookmarkEnd w:id="15"/>
    </w:p>
    <w:p w14:paraId="33CD136B" w14:textId="447B40B5" w:rsidR="00697425" w:rsidRPr="00D51A47" w:rsidRDefault="00697425" w:rsidP="00697425">
      <w:pPr>
        <w:pStyle w:val="NotesToBeDeleted"/>
        <w:rPr>
          <w:rFonts w:cs="Calibri"/>
          <w:color w:val="000000"/>
        </w:rPr>
      </w:pPr>
      <w:r>
        <w:t>&lt;</w:t>
      </w:r>
      <w:r w:rsidRPr="00D51A47">
        <w:t>This is a body of text and should be elaborated</w:t>
      </w:r>
      <w:r>
        <w:t xml:space="preserve">, how do you progress? Open world? </w:t>
      </w:r>
      <w:r w:rsidR="00415844">
        <w:t xml:space="preserve">Interior? </w:t>
      </w:r>
      <w:r>
        <w:t>Sequential? Pick-a-path?</w:t>
      </w:r>
      <w:r w:rsidR="00415844">
        <w:t xml:space="preserve"> Procedural?</w:t>
      </w:r>
      <w:r>
        <w:t>&gt;</w:t>
      </w:r>
      <w:r w:rsidR="00411D87">
        <w:t xml:space="preserve"> An open range map is left for the player to roam and solve. To complete the tutorial all orbs must be found and returned to the </w:t>
      </w:r>
      <w:r w:rsidR="001778F0">
        <w:t xml:space="preserve">main landmark (a statue). </w:t>
      </w:r>
    </w:p>
    <w:p w14:paraId="5D6EBBB3" w14:textId="627CEA05" w:rsidR="00697425" w:rsidRPr="00D51A47" w:rsidRDefault="00C51959" w:rsidP="00697425">
      <w:pPr>
        <w:pStyle w:val="Heading2"/>
      </w:pPr>
      <w:bookmarkStart w:id="16" w:name="_Toc61511101"/>
      <w:r>
        <w:t>5.</w:t>
      </w:r>
      <w:r w:rsidR="00697425" w:rsidRPr="00D51A47">
        <w:t xml:space="preserve">2 </w:t>
      </w:r>
      <w:r w:rsidR="00E100DC" w:rsidRPr="00D51A47">
        <w:t xml:space="preserve">Optional </w:t>
      </w:r>
      <w:r w:rsidR="00EA0237">
        <w:t>O</w:t>
      </w:r>
      <w:r w:rsidR="00E100DC" w:rsidRPr="00D51A47">
        <w:t>bjectives</w:t>
      </w:r>
      <w:bookmarkEnd w:id="16"/>
    </w:p>
    <w:p w14:paraId="7C23ABF9" w14:textId="7D8A0E8A" w:rsidR="00697425" w:rsidRDefault="00697425" w:rsidP="00697425">
      <w:pPr>
        <w:pStyle w:val="NotesToBeDeleted"/>
      </w:pPr>
    </w:p>
    <w:p w14:paraId="7F896983" w14:textId="6B50627D" w:rsidR="00697425" w:rsidRPr="00D51A47" w:rsidRDefault="00C51959" w:rsidP="00697425">
      <w:pPr>
        <w:pStyle w:val="Heading2"/>
      </w:pPr>
      <w:bookmarkStart w:id="17" w:name="_Toc61511102"/>
      <w:r>
        <w:t>5</w:t>
      </w:r>
      <w:r w:rsidR="00697425" w:rsidRPr="00D51A47">
        <w:t>.</w:t>
      </w:r>
      <w:r>
        <w:t>3</w:t>
      </w:r>
      <w:r w:rsidR="00697425" w:rsidRPr="00D51A47">
        <w:t xml:space="preserve"> </w:t>
      </w:r>
      <w:r w:rsidR="00E100DC">
        <w:t xml:space="preserve">WOW </w:t>
      </w:r>
      <w:r w:rsidR="00EA0237">
        <w:t>M</w:t>
      </w:r>
      <w:r w:rsidR="00E100DC">
        <w:t>oments</w:t>
      </w:r>
      <w:bookmarkEnd w:id="17"/>
    </w:p>
    <w:p w14:paraId="55A1C2BF" w14:textId="186359F5" w:rsidR="00697425" w:rsidRPr="00D51A47" w:rsidRDefault="00697425" w:rsidP="00697425">
      <w:pPr>
        <w:pStyle w:val="NotesToBeDeleted"/>
        <w:rPr>
          <w:rFonts w:cs="Calibri"/>
          <w:color w:val="000000"/>
        </w:rPr>
      </w:pPr>
      <w:r>
        <w:t>&lt;</w:t>
      </w:r>
      <w:r w:rsidR="00415844">
        <w:t>Side missions, free roam, secrets</w:t>
      </w:r>
      <w:r>
        <w:t>&gt;</w:t>
      </w:r>
    </w:p>
    <w:p w14:paraId="49FE44F9" w14:textId="1102685F" w:rsidR="00954FC7" w:rsidRDefault="00697425" w:rsidP="00954FC7">
      <w:pPr>
        <w:pStyle w:val="Heading2"/>
      </w:pPr>
      <w:bookmarkStart w:id="18" w:name="_Toc61511103"/>
      <w:r w:rsidRPr="00D51A47">
        <w:t>5.</w:t>
      </w:r>
      <w:r w:rsidR="00C51959">
        <w:t>4</w:t>
      </w:r>
      <w:r w:rsidRPr="00D51A47">
        <w:t xml:space="preserve"> </w:t>
      </w:r>
      <w:r w:rsidR="00E100DC">
        <w:t xml:space="preserve">Level </w:t>
      </w:r>
      <w:r w:rsidR="00EA0237">
        <w:t>P</w:t>
      </w:r>
      <w:r w:rsidR="00E100DC">
        <w:t>rogression</w:t>
      </w:r>
      <w:bookmarkEnd w:id="18"/>
    </w:p>
    <w:p w14:paraId="2E7B3910" w14:textId="38EA5AE0" w:rsidR="00954FC7" w:rsidRDefault="00954FC7" w:rsidP="00954FC7">
      <w:pPr>
        <w:rPr>
          <w:i/>
          <w:iCs/>
        </w:rPr>
      </w:pPr>
      <w:r>
        <w:rPr>
          <w:i/>
          <w:iCs/>
        </w:rPr>
        <w:t>&lt;</w:t>
      </w:r>
      <w:r w:rsidR="008F623A">
        <w:rPr>
          <w:i/>
          <w:iCs/>
        </w:rPr>
        <w:t xml:space="preserve">Difficulty cure, </w:t>
      </w:r>
      <w:r>
        <w:rPr>
          <w:i/>
          <w:iCs/>
        </w:rPr>
        <w:t>Progression D</w:t>
      </w:r>
      <w:r w:rsidRPr="003E081C">
        <w:rPr>
          <w:i/>
          <w:iCs/>
        </w:rPr>
        <w:t xml:space="preserve">iagram or </w:t>
      </w:r>
      <w:r>
        <w:rPr>
          <w:i/>
          <w:iCs/>
        </w:rPr>
        <w:t>B</w:t>
      </w:r>
      <w:r w:rsidRPr="003E081C">
        <w:rPr>
          <w:i/>
          <w:iCs/>
        </w:rPr>
        <w:t>eat</w:t>
      </w:r>
      <w:r>
        <w:rPr>
          <w:i/>
          <w:iCs/>
        </w:rPr>
        <w:t xml:space="preserve"> S</w:t>
      </w:r>
      <w:r w:rsidRPr="003E081C">
        <w:rPr>
          <w:i/>
          <w:iCs/>
        </w:rPr>
        <w:t>heet</w:t>
      </w:r>
      <w:r w:rsidR="008F623A">
        <w:rPr>
          <w:i/>
          <w:iCs/>
        </w:rPr>
        <w:t>&gt;</w:t>
      </w:r>
      <w:r w:rsidR="001778F0">
        <w:rPr>
          <w:i/>
          <w:iCs/>
        </w:rPr>
        <w:t xml:space="preserve"> </w:t>
      </w:r>
    </w:p>
    <w:p w14:paraId="7F233481" w14:textId="302C3389" w:rsidR="00697425" w:rsidRDefault="00697425" w:rsidP="00954FC7">
      <w:pPr>
        <w:pStyle w:val="Heading2"/>
      </w:pPr>
      <w:bookmarkStart w:id="19" w:name="_Toc61511104"/>
      <w:r w:rsidRPr="00D51A47">
        <w:t>5.</w:t>
      </w:r>
      <w:r w:rsidR="00C51959">
        <w:t>5</w:t>
      </w:r>
      <w:r w:rsidRPr="00D51A47">
        <w:t xml:space="preserve"> </w:t>
      </w:r>
      <w:r w:rsidR="00E100DC">
        <w:t xml:space="preserve">Player </w:t>
      </w:r>
      <w:r w:rsidR="00EA0237">
        <w:t>Experience</w:t>
      </w:r>
      <w:bookmarkEnd w:id="19"/>
    </w:p>
    <w:p w14:paraId="3EE80463" w14:textId="15866DB4" w:rsidR="008F623A" w:rsidRPr="00C72674" w:rsidRDefault="008F623A" w:rsidP="008F623A">
      <w:pPr>
        <w:rPr>
          <w:i/>
          <w:iCs/>
        </w:rPr>
      </w:pPr>
      <w:r w:rsidRPr="00C72674">
        <w:rPr>
          <w:i/>
          <w:iCs/>
        </w:rPr>
        <w:t>&lt;</w:t>
      </w:r>
      <w:r w:rsidR="00C72674" w:rsidRPr="00C72674">
        <w:rPr>
          <w:i/>
          <w:iCs/>
        </w:rPr>
        <w:t>What i</w:t>
      </w:r>
      <w:r w:rsidR="00C72674">
        <w:rPr>
          <w:i/>
          <w:iCs/>
        </w:rPr>
        <w:t>s</w:t>
      </w:r>
      <w:r w:rsidR="00C72674" w:rsidRPr="00C72674">
        <w:rPr>
          <w:i/>
          <w:iCs/>
        </w:rPr>
        <w:t xml:space="preserve"> motivating the player?</w:t>
      </w:r>
      <w:r w:rsidR="00B4764B">
        <w:rPr>
          <w:i/>
          <w:iCs/>
        </w:rPr>
        <w:t xml:space="preserve"> Emergent gameplay opportunities</w:t>
      </w:r>
      <w:r w:rsidRPr="00C72674">
        <w:rPr>
          <w:i/>
          <w:iCs/>
        </w:rPr>
        <w:t>&gt;</w:t>
      </w:r>
    </w:p>
    <w:p w14:paraId="5C26CD82" w14:textId="77777777" w:rsidR="00697425" w:rsidRPr="003E081C" w:rsidRDefault="00697425" w:rsidP="00697425">
      <w:pPr>
        <w:rPr>
          <w:i/>
          <w:iCs/>
        </w:rPr>
      </w:pPr>
    </w:p>
    <w:p w14:paraId="57A6DC60" w14:textId="77777777" w:rsidR="00697425" w:rsidRDefault="00697425" w:rsidP="00697425">
      <w:pPr>
        <w:pStyle w:val="NotesToBeDeleted"/>
      </w:pPr>
      <w:r>
        <w:rPr>
          <w:noProof/>
        </w:rPr>
        <w:lastRenderedPageBreak/>
        <w:drawing>
          <wp:inline distT="0" distB="0" distL="0" distR="0" wp14:anchorId="37613B26" wp14:editId="3E0A3F78">
            <wp:extent cx="5912285" cy="449071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60" cy="4525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AF73F" w14:textId="4F419624" w:rsidR="00697425" w:rsidRPr="00D51A47" w:rsidRDefault="00697425" w:rsidP="00E10EB1">
      <w:pPr>
        <w:pStyle w:val="NotesToBeDeleted"/>
        <w:rPr>
          <w:rFonts w:cs="Calibri"/>
          <w:color w:val="000000"/>
        </w:rPr>
      </w:pPr>
    </w:p>
    <w:p w14:paraId="7E6EF843" w14:textId="1CFC0075" w:rsidR="00996462" w:rsidRPr="00D51A47" w:rsidRDefault="0036744B" w:rsidP="003E081C">
      <w:pPr>
        <w:pStyle w:val="Heading1"/>
        <w:numPr>
          <w:ilvl w:val="0"/>
          <w:numId w:val="0"/>
        </w:numPr>
      </w:pPr>
      <w:bookmarkStart w:id="20" w:name="_Toc61511105"/>
      <w:r>
        <w:t>6</w:t>
      </w:r>
      <w:r w:rsidR="00C64591" w:rsidRPr="00D51A47">
        <w:t>.0 Art Style and Aesthetic</w:t>
      </w:r>
      <w:r w:rsidR="003E081C">
        <w:t>s</w:t>
      </w:r>
      <w:bookmarkEnd w:id="20"/>
    </w:p>
    <w:p w14:paraId="7A191BEA" w14:textId="77205693" w:rsidR="00C64591" w:rsidRPr="00D51A47" w:rsidRDefault="000639A4" w:rsidP="00C94F02">
      <w:pPr>
        <w:pStyle w:val="NotesToBeDeleted"/>
      </w:pPr>
      <w:r>
        <w:t xml:space="preserve">Refer to the </w:t>
      </w:r>
      <w:r w:rsidR="003E081C">
        <w:t>Mood Boards and 2D level Design maps</w:t>
      </w:r>
    </w:p>
    <w:p w14:paraId="4AC83230" w14:textId="36706D82" w:rsidR="00996462" w:rsidRPr="00D51A47" w:rsidRDefault="0036744B" w:rsidP="001F50B7">
      <w:pPr>
        <w:pStyle w:val="Heading2"/>
      </w:pPr>
      <w:bookmarkStart w:id="21" w:name="_Toc61511106"/>
      <w:r>
        <w:t>6</w:t>
      </w:r>
      <w:r w:rsidR="00996462" w:rsidRPr="00D51A47">
        <w:t>.1 References</w:t>
      </w:r>
      <w:bookmarkEnd w:id="21"/>
    </w:p>
    <w:p w14:paraId="493CF0D7" w14:textId="5309C7B6" w:rsidR="00C64591" w:rsidRPr="00D51A47" w:rsidRDefault="00001166" w:rsidP="0052736C">
      <w:pPr>
        <w:pStyle w:val="NotesToBeDeleted"/>
      </w:pPr>
      <w:r>
        <w:t xml:space="preserve">&lt;Provide images </w:t>
      </w:r>
      <w:r w:rsidR="00A466E9">
        <w:t xml:space="preserve">here </w:t>
      </w:r>
      <w:r>
        <w:t>or links to mood boards and reference images&gt;</w:t>
      </w:r>
    </w:p>
    <w:p w14:paraId="47FB5FD0" w14:textId="299D692A" w:rsidR="002C2FE7" w:rsidRDefault="002C2FE7" w:rsidP="0052736C">
      <w:pPr>
        <w:pStyle w:val="NotesToBeDeleted"/>
        <w:rPr>
          <w:ins w:id="22" w:author="Ruby Andreatta" w:date="2021-04-07T16:35:00Z"/>
        </w:rPr>
      </w:pPr>
    </w:p>
    <w:p w14:paraId="7CE5AE42" w14:textId="129D0B23" w:rsidR="002C2FE7" w:rsidRPr="00D51A47" w:rsidRDefault="002C2FE7" w:rsidP="0052736C">
      <w:pPr>
        <w:pStyle w:val="NotesToBeDeleted"/>
        <w:rPr>
          <w:ins w:id="23" w:author="Ruby Andreatta" w:date="2021-04-07T16:35:00Z"/>
        </w:rPr>
      </w:pPr>
      <w:ins w:id="24" w:author="Ruby Andreatta" w:date="2021-04-07T16:35:00Z">
        <w:r>
          <w:rPr>
            <w:noProof/>
          </w:rPr>
          <w:lastRenderedPageBreak/>
          <w:drawing>
            <wp:inline distT="0" distB="0" distL="0" distR="0" wp14:anchorId="2D5A66CB" wp14:editId="1F1AF5F8">
              <wp:extent cx="5715000" cy="4343400"/>
              <wp:effectExtent l="0" t="0" r="0" b="0"/>
              <wp:docPr id="6" name="Picture 6" descr="Friend or Foe: Deer Populations in Australia -Animal Pest Management  Servic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Friend or Foe: Deer Populations in Australia -Animal Pest Management  Services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15000" cy="434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2FE7">
          <w:t xml:space="preserve"> </w:t>
        </w:r>
        <w:r>
          <w:rPr>
            <w:noProof/>
          </w:rPr>
          <w:lastRenderedPageBreak/>
          <w:drawing>
            <wp:inline distT="0" distB="0" distL="0" distR="0" wp14:anchorId="7E63F02B" wp14:editId="476C2633">
              <wp:extent cx="5943600" cy="3956685"/>
              <wp:effectExtent l="0" t="0" r="0" b="5715"/>
              <wp:docPr id="7" name="Picture 7" descr="White-Tailed Deer | National Geographic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White-Tailed Deer | National Geographic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956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FC1308" w:rsidRPr="00FC1308">
          <w:t xml:space="preserve"> </w:t>
        </w:r>
        <w:r w:rsidR="00FC1308">
          <w:rPr>
            <w:noProof/>
          </w:rPr>
          <w:lastRenderedPageBreak/>
          <w:drawing>
            <wp:inline distT="0" distB="0" distL="0" distR="0" wp14:anchorId="3C34FB19" wp14:editId="287A8ED7">
              <wp:extent cx="5943600" cy="3610610"/>
              <wp:effectExtent l="0" t="0" r="0" b="8890"/>
              <wp:docPr id="8" name="Picture 8" descr="Pointing Dog Breeds - Dogs Austral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Pointing Dog Breeds - Dogs Australia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610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anchor distT="0" distB="0" distL="114300" distR="114300" simplePos="0" relativeHeight="251661312" behindDoc="1" locked="0" layoutInCell="1" allowOverlap="1" wp14:anchorId="3375C6C3" wp14:editId="0610D65E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943600" cy="5943600"/>
              <wp:effectExtent l="0" t="0" r="0" b="0"/>
              <wp:wrapTight wrapText="bothSides">
                <wp:wrapPolygon edited="0">
                  <wp:start x="0" y="0"/>
                  <wp:lineTo x="0" y="21531"/>
                  <wp:lineTo x="21531" y="21531"/>
                  <wp:lineTo x="21531" y="0"/>
                  <wp:lineTo x="0" y="0"/>
                </wp:wrapPolygon>
              </wp:wrapTight>
              <wp:docPr id="5" name="Picture 5" descr="Antique Cast Iron Black Standing Deer Figurine | Dalisay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Antique Cast Iron Black Standing Deer Figurine | Dalisay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94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DBEB886" w14:textId="46168FB9" w:rsidR="00996462" w:rsidRPr="00D51A47" w:rsidRDefault="0036744B" w:rsidP="001F50B7">
      <w:pPr>
        <w:pStyle w:val="Heading2"/>
      </w:pPr>
      <w:bookmarkStart w:id="25" w:name="_Toc61511107"/>
      <w:r>
        <w:lastRenderedPageBreak/>
        <w:t>6</w:t>
      </w:r>
      <w:r w:rsidR="00996462" w:rsidRPr="00D51A47">
        <w:t>.2 Lighting</w:t>
      </w:r>
      <w:bookmarkEnd w:id="25"/>
    </w:p>
    <w:p w14:paraId="5043CB0F" w14:textId="2177C64E" w:rsidR="00AF6EF3" w:rsidRDefault="0068003A" w:rsidP="003E081C">
      <w:pPr>
        <w:pStyle w:val="NotesToBeDeleted"/>
      </w:pPr>
      <w:r>
        <w:t>&lt;Color ,mood, Signposting, Narrative &gt;</w:t>
      </w:r>
    </w:p>
    <w:p w14:paraId="5959ACBC" w14:textId="4E5334F3" w:rsidR="00750630" w:rsidRDefault="00750630" w:rsidP="00750630">
      <w:pPr>
        <w:pStyle w:val="NotesToBeDeleted"/>
        <w:numPr>
          <w:ilvl w:val="0"/>
          <w:numId w:val="4"/>
        </w:numPr>
      </w:pPr>
      <w:r>
        <w:t>Purples and red colors, dulled and moody</w:t>
      </w:r>
    </w:p>
    <w:p w14:paraId="1B526FBE" w14:textId="40D55424" w:rsidR="00750630" w:rsidRPr="00D51A47" w:rsidRDefault="00750630" w:rsidP="00750630">
      <w:pPr>
        <w:pStyle w:val="Caption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26A4FE" wp14:editId="53558F63">
            <wp:simplePos x="0" y="0"/>
            <wp:positionH relativeFrom="column">
              <wp:posOffset>2886075</wp:posOffset>
            </wp:positionH>
            <wp:positionV relativeFrom="paragraph">
              <wp:posOffset>0</wp:posOffset>
            </wp:positionV>
            <wp:extent cx="35814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ight>
            <wp:docPr id="4" name="Picture 4" descr="red and violet | Color Palette Id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d and violet | Color Palette Idea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81C8F13" wp14:editId="7D26701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051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448" y="21544"/>
                <wp:lineTo x="21448" y="0"/>
                <wp:lineTo x="0" y="0"/>
              </wp:wrapPolygon>
            </wp:wrapTight>
            <wp:docPr id="3" name="Picture 3" descr="100 beautiful color palette - Red Violet sky color scheme, color  combination #colors #redviolet #color #colors… | Red colour palette, Violet color  scheme, Sky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0 beautiful color palette - Red Violet sky color scheme, color  combination #colors #redviolet #color #colors… | Red colour palette, Violet color  scheme, Sky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F2891" w14:textId="5C77CD65" w:rsidR="00750630" w:rsidRDefault="00750630" w:rsidP="00750630">
      <w:pPr>
        <w:pStyle w:val="Caption"/>
      </w:pPr>
      <w:bookmarkStart w:id="26" w:name="_Toc61511108"/>
    </w:p>
    <w:p w14:paraId="6E7855B7" w14:textId="678A554C" w:rsidR="00750630" w:rsidRDefault="00750630" w:rsidP="00750630">
      <w:pPr>
        <w:pStyle w:val="Caption"/>
      </w:pPr>
    </w:p>
    <w:p w14:paraId="75CF731E" w14:textId="14B22921" w:rsidR="00750630" w:rsidRDefault="00750630" w:rsidP="00750630">
      <w:pPr>
        <w:pStyle w:val="Caption"/>
      </w:pPr>
    </w:p>
    <w:p w14:paraId="7A4570D9" w14:textId="5585158A" w:rsidR="00750630" w:rsidRDefault="00750630" w:rsidP="00750630">
      <w:pPr>
        <w:pStyle w:val="Caption"/>
      </w:pPr>
    </w:p>
    <w:p w14:paraId="0DF829B6" w14:textId="45623AF8" w:rsidR="00750630" w:rsidRDefault="00750630" w:rsidP="00750630">
      <w:pPr>
        <w:pStyle w:val="Caption"/>
      </w:pPr>
    </w:p>
    <w:p w14:paraId="2C746220" w14:textId="2821CD8F" w:rsidR="00750630" w:rsidRDefault="00750630" w:rsidP="00750630">
      <w:pPr>
        <w:pStyle w:val="Caption"/>
      </w:pPr>
    </w:p>
    <w:p w14:paraId="7EE07F7F" w14:textId="7578BD94" w:rsidR="00750630" w:rsidRDefault="00750630" w:rsidP="00750630">
      <w:pPr>
        <w:pStyle w:val="Caption"/>
      </w:pPr>
    </w:p>
    <w:p w14:paraId="53891F36" w14:textId="52367AF2" w:rsidR="00750630" w:rsidRDefault="00750630" w:rsidP="00750630">
      <w:pPr>
        <w:pStyle w:val="Caption"/>
      </w:pPr>
    </w:p>
    <w:p w14:paraId="02EC4895" w14:textId="77777777" w:rsidR="00750630" w:rsidRDefault="00750630" w:rsidP="00750630">
      <w:pPr>
        <w:pStyle w:val="Caption"/>
      </w:pPr>
    </w:p>
    <w:p w14:paraId="345C8EA7" w14:textId="4E7F40F8" w:rsidR="007856D8" w:rsidRDefault="0036744B" w:rsidP="00E60631">
      <w:pPr>
        <w:pStyle w:val="Heading2"/>
      </w:pPr>
      <w:r>
        <w:t>6</w:t>
      </w:r>
      <w:r w:rsidR="003E081C">
        <w:t>.3</w:t>
      </w:r>
      <w:r w:rsidR="00AF6EF3" w:rsidRPr="00D51A47">
        <w:t xml:space="preserve"> </w:t>
      </w:r>
      <w:r w:rsidR="009C22C3">
        <w:t>SFX/</w:t>
      </w:r>
      <w:r w:rsidR="00AF6EF3" w:rsidRPr="00D51A47">
        <w:t>Music</w:t>
      </w:r>
      <w:bookmarkEnd w:id="26"/>
    </w:p>
    <w:p w14:paraId="03E559EA" w14:textId="0CC88170" w:rsidR="003E081C" w:rsidRDefault="00E60631" w:rsidP="003E081C">
      <w:pPr>
        <w:pStyle w:val="NotesToBeDeleted"/>
        <w:rPr>
          <w:rFonts w:cs="Calibri"/>
          <w:color w:val="000000"/>
        </w:rPr>
      </w:pPr>
      <w:r>
        <w:rPr>
          <w:rFonts w:cs="Calibri"/>
          <w:color w:val="000000"/>
        </w:rPr>
        <w:t>List music clips and where they’re used.</w:t>
      </w:r>
    </w:p>
    <w:p w14:paraId="4FE9D790" w14:textId="78D80E93" w:rsidR="00AF6EF3" w:rsidRDefault="009C22C3" w:rsidP="009C22C3">
      <w:pPr>
        <w:pStyle w:val="NotesToBeDeleted"/>
      </w:pPr>
      <w:r w:rsidRPr="00D51A47">
        <w:t>List all sound effects</w:t>
      </w:r>
      <w:r>
        <w:t xml:space="preserve"> and where they’re used</w:t>
      </w:r>
    </w:p>
    <w:p w14:paraId="003C90EC" w14:textId="4FE4E11D" w:rsidR="001466B9" w:rsidRDefault="0036744B" w:rsidP="001466B9">
      <w:pPr>
        <w:pStyle w:val="Heading2"/>
      </w:pPr>
      <w:bookmarkStart w:id="27" w:name="_Toc61511109"/>
      <w:r>
        <w:t>6</w:t>
      </w:r>
      <w:r w:rsidR="001466B9">
        <w:t>.4</w:t>
      </w:r>
      <w:r w:rsidR="001466B9" w:rsidRPr="00D51A47">
        <w:t xml:space="preserve"> </w:t>
      </w:r>
      <w:r w:rsidR="001466B9">
        <w:t>Particle FX</w:t>
      </w:r>
      <w:bookmarkEnd w:id="27"/>
    </w:p>
    <w:p w14:paraId="72645801" w14:textId="11AD278F" w:rsidR="001466B9" w:rsidRDefault="001466B9" w:rsidP="001466B9">
      <w:pPr>
        <w:pStyle w:val="NotesToBeDeleted"/>
        <w:rPr>
          <w:rFonts w:cs="Calibri"/>
          <w:color w:val="000000"/>
        </w:rPr>
      </w:pPr>
      <w:r>
        <w:rPr>
          <w:rFonts w:cs="Calibri"/>
          <w:color w:val="000000"/>
        </w:rPr>
        <w:t xml:space="preserve">List </w:t>
      </w:r>
      <w:r w:rsidR="000518E8">
        <w:rPr>
          <w:rFonts w:cs="Calibri"/>
          <w:color w:val="000000"/>
        </w:rPr>
        <w:t>particle effects and why they are used</w:t>
      </w:r>
    </w:p>
    <w:p w14:paraId="3AD346CE" w14:textId="35EFB84C" w:rsidR="001778F0" w:rsidRPr="009C22C3" w:rsidRDefault="001778F0" w:rsidP="001778F0">
      <w:pPr>
        <w:pStyle w:val="NotesToBeDeleted"/>
        <w:numPr>
          <w:ilvl w:val="0"/>
          <w:numId w:val="4"/>
        </w:numPr>
      </w:pPr>
      <w:r>
        <w:rPr>
          <w:rFonts w:cs="Calibri"/>
          <w:color w:val="000000"/>
        </w:rPr>
        <w:t xml:space="preserve">Mist/fog: mysterious </w:t>
      </w:r>
    </w:p>
    <w:p w14:paraId="13B42001" w14:textId="77777777" w:rsidR="001466B9" w:rsidRPr="009C22C3" w:rsidRDefault="001466B9" w:rsidP="009C22C3">
      <w:pPr>
        <w:pStyle w:val="NotesToBeDeleted"/>
      </w:pPr>
    </w:p>
    <w:p w14:paraId="796AF95C" w14:textId="15E580D4" w:rsidR="00E1522C" w:rsidRPr="00D51A47" w:rsidRDefault="00E1522C" w:rsidP="00E1522C">
      <w:pPr>
        <w:pStyle w:val="Heading1"/>
        <w:tabs>
          <w:tab w:val="clear" w:pos="432"/>
          <w:tab w:val="num" w:pos="0"/>
        </w:tabs>
      </w:pPr>
      <w:bookmarkStart w:id="28" w:name="_Toc61511110"/>
      <w:r>
        <w:t>7</w:t>
      </w:r>
      <w:r w:rsidRPr="00D51A47">
        <w:t xml:space="preserve">.0 </w:t>
      </w:r>
      <w:r>
        <w:t>Level Asset List</w:t>
      </w:r>
      <w:bookmarkEnd w:id="28"/>
    </w:p>
    <w:p w14:paraId="17ED36E9" w14:textId="77777777" w:rsidR="00E1522C" w:rsidRPr="00D51A47" w:rsidRDefault="00E1522C" w:rsidP="00E1522C">
      <w:pPr>
        <w:pStyle w:val="NotesToBeDeleted"/>
      </w:pPr>
      <w:r>
        <w:t>&lt;Static and dynamic objects relative to the environment&gt;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7"/>
        <w:gridCol w:w="7483"/>
      </w:tblGrid>
      <w:tr w:rsidR="00C11847" w:rsidRPr="00D51A47" w14:paraId="31E24181" w14:textId="77777777" w:rsidTr="00EA54F5">
        <w:tc>
          <w:tcPr>
            <w:tcW w:w="1867" w:type="dxa"/>
            <w:shd w:val="clear" w:color="auto" w:fill="C6D9F1"/>
          </w:tcPr>
          <w:p w14:paraId="5A1B4342" w14:textId="77777777" w:rsidR="00C11847" w:rsidRPr="00D51A47" w:rsidRDefault="00C11847" w:rsidP="00EA54F5">
            <w:r>
              <w:t>Item</w:t>
            </w:r>
          </w:p>
        </w:tc>
        <w:tc>
          <w:tcPr>
            <w:tcW w:w="7483" w:type="dxa"/>
            <w:shd w:val="clear" w:color="auto" w:fill="C6D9F1"/>
          </w:tcPr>
          <w:p w14:paraId="62F025AD" w14:textId="77777777" w:rsidR="00C11847" w:rsidRPr="00D51A47" w:rsidRDefault="00C11847" w:rsidP="00EA54F5">
            <w:r w:rsidRPr="00115EEF">
              <w:t>Description</w:t>
            </w:r>
          </w:p>
        </w:tc>
      </w:tr>
      <w:tr w:rsidR="00C11847" w:rsidRPr="00D51A47" w14:paraId="6136DC99" w14:textId="77777777" w:rsidTr="00EA54F5">
        <w:tc>
          <w:tcPr>
            <w:tcW w:w="1867" w:type="dxa"/>
            <w:shd w:val="clear" w:color="auto" w:fill="FFFF00"/>
          </w:tcPr>
          <w:p w14:paraId="4FF7BBAB" w14:textId="32F8011E" w:rsidR="00C11847" w:rsidRPr="00D51A47" w:rsidRDefault="00C11847" w:rsidP="00EA54F5">
            <w:pPr>
              <w:pStyle w:val="NotesToBeDeleted"/>
            </w:pPr>
            <w:r>
              <w:t>Statue</w:t>
            </w:r>
            <w:r w:rsidR="005D7B8B">
              <w:t xml:space="preserve"> (check to see if you have found all orbs, it shows the exit)</w:t>
            </w:r>
          </w:p>
        </w:tc>
        <w:tc>
          <w:tcPr>
            <w:tcW w:w="7483" w:type="dxa"/>
          </w:tcPr>
          <w:p w14:paraId="6DE765BC" w14:textId="77777777" w:rsidR="00C11847" w:rsidRPr="00D51A47" w:rsidRDefault="00C11847" w:rsidP="00EA54F5">
            <w:pPr>
              <w:pStyle w:val="NotesToBeDeleted"/>
            </w:pPr>
            <w:r>
              <w:t xml:space="preserve">Godly </w:t>
            </w:r>
            <w:ins w:id="29" w:author="Ruby Andreatta" w:date="2021-04-07T16:35:00Z">
              <w:r w:rsidR="00B436F5">
                <w:t xml:space="preserve">male (antlers) deer </w:t>
              </w:r>
            </w:ins>
            <w:r>
              <w:t>being with plant life growing upon them.</w:t>
            </w:r>
          </w:p>
        </w:tc>
      </w:tr>
      <w:tr w:rsidR="00C11847" w:rsidRPr="00D51A47" w14:paraId="707E368E" w14:textId="77777777" w:rsidTr="00EA54F5">
        <w:tc>
          <w:tcPr>
            <w:tcW w:w="1867" w:type="dxa"/>
            <w:shd w:val="clear" w:color="auto" w:fill="FFFF00"/>
          </w:tcPr>
          <w:p w14:paraId="10B9CACD" w14:textId="77777777" w:rsidR="00C11847" w:rsidRPr="00D51A47" w:rsidRDefault="00C11847" w:rsidP="00EA54F5">
            <w:pPr>
              <w:pStyle w:val="NotesToBeDeleted"/>
            </w:pPr>
            <w:r>
              <w:t>orb</w:t>
            </w:r>
          </w:p>
        </w:tc>
        <w:tc>
          <w:tcPr>
            <w:tcW w:w="7483" w:type="dxa"/>
          </w:tcPr>
          <w:p w14:paraId="42A5DF8F" w14:textId="77777777" w:rsidR="00C11847" w:rsidRPr="00D51A47" w:rsidRDefault="00C11847" w:rsidP="00EA54F5">
            <w:pPr>
              <w:pStyle w:val="NotesToBeDeleted"/>
            </w:pPr>
            <w:r>
              <w:t>Collectable glowing orbs.</w:t>
            </w:r>
            <w:ins w:id="30" w:author="Ruby Andreatta" w:date="2021-04-07T16:35:00Z">
              <w:r w:rsidR="00C30B1E">
                <w:t xml:space="preserve"> AKA spirit shrooms</w:t>
              </w:r>
              <w:r w:rsidR="00B436F5">
                <w:t>.</w:t>
              </w:r>
            </w:ins>
          </w:p>
        </w:tc>
      </w:tr>
      <w:tr w:rsidR="00AD3D4C" w:rsidRPr="00D51A47" w14:paraId="59CA1842" w14:textId="77777777" w:rsidTr="00EA54F5">
        <w:tc>
          <w:tcPr>
            <w:tcW w:w="1867" w:type="dxa"/>
            <w:shd w:val="clear" w:color="auto" w:fill="FFFF00"/>
          </w:tcPr>
          <w:p w14:paraId="7F48885B" w14:textId="77B3063C" w:rsidR="00AD3D4C" w:rsidRDefault="00AD3D4C" w:rsidP="00EA54F5">
            <w:pPr>
              <w:pStyle w:val="NotesToBeDeleted"/>
            </w:pPr>
            <w:r>
              <w:t>Character</w:t>
            </w:r>
          </w:p>
        </w:tc>
        <w:tc>
          <w:tcPr>
            <w:tcW w:w="7483" w:type="dxa"/>
          </w:tcPr>
          <w:p w14:paraId="1CA3FA68" w14:textId="77777777" w:rsidR="00AD3D4C" w:rsidRDefault="00AD3D4C" w:rsidP="00EA54F5">
            <w:pPr>
              <w:pStyle w:val="NotesToBeDeleted"/>
            </w:pPr>
          </w:p>
        </w:tc>
      </w:tr>
      <w:tr w:rsidR="00C11847" w:rsidRPr="00D51A47" w14:paraId="5513EACC" w14:textId="77777777" w:rsidTr="00EA54F5">
        <w:tc>
          <w:tcPr>
            <w:tcW w:w="1867" w:type="dxa"/>
            <w:shd w:val="clear" w:color="auto" w:fill="FFFF00"/>
          </w:tcPr>
          <w:p w14:paraId="34FFDBF9" w14:textId="77777777" w:rsidR="00C11847" w:rsidRPr="00D51A47" w:rsidRDefault="00C11847" w:rsidP="00EA54F5">
            <w:pPr>
              <w:pStyle w:val="NotesToBeDeleted"/>
            </w:pPr>
            <w:r>
              <w:t>Wall of forest</w:t>
            </w:r>
          </w:p>
        </w:tc>
        <w:tc>
          <w:tcPr>
            <w:tcW w:w="7483" w:type="dxa"/>
          </w:tcPr>
          <w:p w14:paraId="56A6B8FF" w14:textId="763D2675" w:rsidR="00C11847" w:rsidRPr="00D51A47" w:rsidRDefault="00C11847" w:rsidP="00EA54F5">
            <w:pPr>
              <w:pStyle w:val="NotesToBeDeleted"/>
            </w:pPr>
            <w:r>
              <w:t xml:space="preserve">An impassable wall that </w:t>
            </w:r>
            <w:r w:rsidR="005D7B8B">
              <w:t>has indents to make it look as if it is impassable with crowded trees.</w:t>
            </w:r>
          </w:p>
        </w:tc>
      </w:tr>
      <w:tr w:rsidR="00487778" w:rsidRPr="00D51A47" w14:paraId="0C558FF7" w14:textId="77777777" w:rsidTr="00EA54F5">
        <w:trPr>
          <w:ins w:id="31" w:author="Ruby Andreatta" w:date="2021-04-07T16:35:00Z"/>
        </w:trPr>
        <w:tc>
          <w:tcPr>
            <w:tcW w:w="1867" w:type="dxa"/>
            <w:shd w:val="clear" w:color="auto" w:fill="FFFF00"/>
          </w:tcPr>
          <w:p w14:paraId="5D315AB0" w14:textId="1E74B940" w:rsidR="00487778" w:rsidRDefault="00487778" w:rsidP="00EA54F5">
            <w:pPr>
              <w:pStyle w:val="NotesToBeDeleted"/>
              <w:rPr>
                <w:ins w:id="32" w:author="Ruby Andreatta" w:date="2021-04-07T16:35:00Z"/>
              </w:rPr>
            </w:pPr>
            <w:ins w:id="33" w:author="Ruby Andreatta" w:date="2021-04-07T16:35:00Z">
              <w:r>
                <w:t>waterfall</w:t>
              </w:r>
            </w:ins>
          </w:p>
        </w:tc>
        <w:tc>
          <w:tcPr>
            <w:tcW w:w="7483" w:type="dxa"/>
          </w:tcPr>
          <w:p w14:paraId="4970ED89" w14:textId="310939CE" w:rsidR="00487778" w:rsidRDefault="00487778" w:rsidP="00EA54F5">
            <w:pPr>
              <w:pStyle w:val="NotesToBeDeleted"/>
              <w:rPr>
                <w:ins w:id="34" w:author="Ruby Andreatta" w:date="2021-04-07T16:35:00Z"/>
              </w:rPr>
            </w:pPr>
            <w:ins w:id="35" w:author="Ruby Andreatta" w:date="2021-04-07T16:35:00Z">
              <w:r>
                <w:t>The waterfall falls down into a part of the land that has been built up to make the illusion of it being a pool of water.</w:t>
              </w:r>
            </w:ins>
          </w:p>
        </w:tc>
      </w:tr>
      <w:tr w:rsidR="00C11847" w:rsidRPr="00D51A47" w14:paraId="47FBCC45" w14:textId="77777777" w:rsidTr="00EA54F5">
        <w:tc>
          <w:tcPr>
            <w:tcW w:w="1867" w:type="dxa"/>
            <w:shd w:val="clear" w:color="auto" w:fill="FFFF00"/>
          </w:tcPr>
          <w:p w14:paraId="78237DFB" w14:textId="77777777" w:rsidR="00C11847" w:rsidRPr="00D51A47" w:rsidRDefault="00C11847" w:rsidP="00EA54F5">
            <w:pPr>
              <w:pStyle w:val="NotesToBeDeleted"/>
            </w:pPr>
            <w:r>
              <w:t>Shrubs and grass</w:t>
            </w:r>
          </w:p>
        </w:tc>
        <w:tc>
          <w:tcPr>
            <w:tcW w:w="7483" w:type="dxa"/>
          </w:tcPr>
          <w:p w14:paraId="04A4F947" w14:textId="77777777" w:rsidR="00C11847" w:rsidRPr="00D51A47" w:rsidRDefault="00C11847" w:rsidP="00EA54F5">
            <w:pPr>
              <w:pStyle w:val="NotesToBeDeleted"/>
            </w:pPr>
          </w:p>
        </w:tc>
      </w:tr>
      <w:tr w:rsidR="00C11847" w:rsidRPr="00D51A47" w14:paraId="0E8D20F3" w14:textId="77777777" w:rsidTr="00EA54F5">
        <w:tc>
          <w:tcPr>
            <w:tcW w:w="1867" w:type="dxa"/>
            <w:shd w:val="clear" w:color="auto" w:fill="FFFF00"/>
          </w:tcPr>
          <w:p w14:paraId="21D844BE" w14:textId="26665C57" w:rsidR="00C11847" w:rsidRPr="00D51A47" w:rsidRDefault="005D7B8B" w:rsidP="00EA54F5">
            <w:pPr>
              <w:pStyle w:val="NotesToBeDeleted"/>
            </w:pPr>
            <w:r>
              <w:t>Mossy stones</w:t>
            </w:r>
          </w:p>
        </w:tc>
        <w:tc>
          <w:tcPr>
            <w:tcW w:w="7483" w:type="dxa"/>
          </w:tcPr>
          <w:p w14:paraId="00D1E00E" w14:textId="77777777" w:rsidR="00C11847" w:rsidRPr="00D51A47" w:rsidRDefault="00C11847" w:rsidP="00EA54F5">
            <w:pPr>
              <w:pStyle w:val="NotesToBeDeleted"/>
            </w:pPr>
          </w:p>
        </w:tc>
      </w:tr>
      <w:tr w:rsidR="00C11847" w:rsidRPr="00D51A47" w14:paraId="66F44718" w14:textId="77777777" w:rsidTr="00EA54F5">
        <w:tc>
          <w:tcPr>
            <w:tcW w:w="1867" w:type="dxa"/>
            <w:shd w:val="clear" w:color="auto" w:fill="FFFF00"/>
          </w:tcPr>
          <w:p w14:paraId="5735D608" w14:textId="799C1F00" w:rsidR="00C11847" w:rsidRPr="00D51A47" w:rsidRDefault="005D7B8B" w:rsidP="00EA54F5">
            <w:pPr>
              <w:pStyle w:val="NotesToBeDeleted"/>
            </w:pPr>
            <w:r>
              <w:t>pathway</w:t>
            </w:r>
          </w:p>
        </w:tc>
        <w:tc>
          <w:tcPr>
            <w:tcW w:w="7483" w:type="dxa"/>
          </w:tcPr>
          <w:p w14:paraId="4760C863" w14:textId="77777777" w:rsidR="00C11847" w:rsidRPr="00D51A47" w:rsidRDefault="00C11847" w:rsidP="00EA54F5">
            <w:pPr>
              <w:pStyle w:val="NotesToBeDeleted"/>
            </w:pPr>
          </w:p>
        </w:tc>
      </w:tr>
      <w:tr w:rsidR="00C11847" w:rsidRPr="00D51A47" w14:paraId="64DC0568" w14:textId="77777777" w:rsidTr="00EA54F5">
        <w:tc>
          <w:tcPr>
            <w:tcW w:w="1867" w:type="dxa"/>
            <w:shd w:val="clear" w:color="auto" w:fill="FFFF00"/>
          </w:tcPr>
          <w:p w14:paraId="44584859" w14:textId="5CFABEA1" w:rsidR="00C11847" w:rsidRPr="00D51A47" w:rsidRDefault="005D7B8B" w:rsidP="00EA54F5">
            <w:pPr>
              <w:pStyle w:val="NotesToBeDeleted"/>
            </w:pPr>
            <w:r>
              <w:t>logs</w:t>
            </w:r>
          </w:p>
        </w:tc>
        <w:tc>
          <w:tcPr>
            <w:tcW w:w="7483" w:type="dxa"/>
          </w:tcPr>
          <w:p w14:paraId="09DC5600" w14:textId="77777777" w:rsidR="00C11847" w:rsidRPr="00D51A47" w:rsidRDefault="00C11847" w:rsidP="00EA54F5">
            <w:pPr>
              <w:pStyle w:val="NotesToBeDeleted"/>
            </w:pPr>
          </w:p>
        </w:tc>
      </w:tr>
      <w:tr w:rsidR="005D7B8B" w:rsidRPr="00D51A47" w14:paraId="1282AA0B" w14:textId="77777777" w:rsidTr="00EA54F5">
        <w:tc>
          <w:tcPr>
            <w:tcW w:w="1867" w:type="dxa"/>
            <w:shd w:val="clear" w:color="auto" w:fill="FFFF00"/>
          </w:tcPr>
          <w:p w14:paraId="008E1191" w14:textId="0131C21F" w:rsidR="005D7B8B" w:rsidRDefault="005D7B8B" w:rsidP="00EA54F5">
            <w:pPr>
              <w:pStyle w:val="NotesToBeDeleted"/>
            </w:pPr>
            <w:r>
              <w:lastRenderedPageBreak/>
              <w:t>trees</w:t>
            </w:r>
          </w:p>
        </w:tc>
        <w:tc>
          <w:tcPr>
            <w:tcW w:w="7483" w:type="dxa"/>
          </w:tcPr>
          <w:p w14:paraId="6544912F" w14:textId="77777777" w:rsidR="005D7B8B" w:rsidRPr="00D51A47" w:rsidRDefault="005D7B8B" w:rsidP="00EA54F5">
            <w:pPr>
              <w:pStyle w:val="NotesToBeDeleted"/>
            </w:pPr>
          </w:p>
        </w:tc>
      </w:tr>
      <w:tr w:rsidR="0010754E" w:rsidRPr="00D51A47" w14:paraId="37916A7A" w14:textId="77777777" w:rsidTr="00EA54F5">
        <w:tc>
          <w:tcPr>
            <w:tcW w:w="1867" w:type="dxa"/>
            <w:shd w:val="clear" w:color="auto" w:fill="FFFF00"/>
          </w:tcPr>
          <w:p w14:paraId="605DD95A" w14:textId="387BC74D" w:rsidR="0010754E" w:rsidRDefault="0010754E" w:rsidP="00EA54F5">
            <w:pPr>
              <w:pStyle w:val="NotesToBeDeleted"/>
            </w:pPr>
            <w:r>
              <w:t>platforms</w:t>
            </w:r>
          </w:p>
        </w:tc>
        <w:tc>
          <w:tcPr>
            <w:tcW w:w="7483" w:type="dxa"/>
          </w:tcPr>
          <w:p w14:paraId="0B6833A1" w14:textId="77777777" w:rsidR="0010754E" w:rsidRPr="00D51A47" w:rsidRDefault="0010754E" w:rsidP="00EA54F5">
            <w:pPr>
              <w:pStyle w:val="NotesToBeDeleted"/>
            </w:pPr>
          </w:p>
        </w:tc>
      </w:tr>
    </w:tbl>
    <w:p w14:paraId="02603F1F" w14:textId="77777777" w:rsidR="00E1522C" w:rsidRPr="00D51A47" w:rsidRDefault="00E1522C" w:rsidP="00E1522C"/>
    <w:p w14:paraId="6537F28F" w14:textId="77777777" w:rsidR="00AF6EF3" w:rsidRPr="00D51A47" w:rsidRDefault="00AF6EF3" w:rsidP="00D51A47"/>
    <w:p w14:paraId="7E2D65E9" w14:textId="0D9D7A70" w:rsidR="00E1522C" w:rsidRPr="00D51A47" w:rsidRDefault="00E1522C" w:rsidP="00E1522C">
      <w:pPr>
        <w:pStyle w:val="Heading1"/>
        <w:tabs>
          <w:tab w:val="clear" w:pos="432"/>
          <w:tab w:val="num" w:pos="0"/>
        </w:tabs>
      </w:pPr>
      <w:bookmarkStart w:id="36" w:name="_Toc61511111"/>
      <w:r>
        <w:t>8</w:t>
      </w:r>
      <w:r w:rsidRPr="00D51A47">
        <w:t xml:space="preserve">.0 </w:t>
      </w:r>
      <w:bookmarkEnd w:id="36"/>
      <w:r w:rsidR="00C64157">
        <w:t xml:space="preserve">Iteration and </w:t>
      </w:r>
    </w:p>
    <w:p w14:paraId="3BD0E88B" w14:textId="6B2A04DF" w:rsidR="00A30290" w:rsidRPr="00D51A47" w:rsidRDefault="00A30290" w:rsidP="00A30290">
      <w:pPr>
        <w:pStyle w:val="NotesToBeDeleted"/>
      </w:pPr>
      <w:r>
        <w:t>&lt;Provide milestone dates for</w:t>
      </w:r>
      <w:r w:rsidR="000524E8">
        <w:t xml:space="preserve"> </w:t>
      </w:r>
      <w:r w:rsidR="00E92D22">
        <w:t>Prototype</w:t>
      </w:r>
      <w:r w:rsidR="001B03B9">
        <w:t xml:space="preserve">, </w:t>
      </w:r>
      <w:r w:rsidR="00E92D22">
        <w:t>Testing Phases</w:t>
      </w:r>
      <w:r w:rsidR="001B03B9">
        <w:t xml:space="preserve"> and </w:t>
      </w:r>
      <w:r w:rsidR="00E92D22">
        <w:t>Final Build</w:t>
      </w:r>
      <w:r>
        <w:t>&gt;</w:t>
      </w:r>
    </w:p>
    <w:p w14:paraId="6DFB9E20" w14:textId="7B67DC6E" w:rsidR="00AF6EF3" w:rsidRDefault="00AF6EF3" w:rsidP="00D51A47"/>
    <w:p w14:paraId="5A8072F4" w14:textId="6D9DDFD0" w:rsidR="001B03B9" w:rsidRDefault="00E92D22" w:rsidP="00D51A47">
      <w:r>
        <w:rPr>
          <w:b/>
        </w:rPr>
        <w:t>Prototype</w:t>
      </w:r>
      <w:r w:rsidR="001B03B9" w:rsidRPr="00C13458">
        <w:rPr>
          <w:b/>
        </w:rPr>
        <w:t>:</w:t>
      </w:r>
      <w:r w:rsidR="001B03B9">
        <w:t xml:space="preserve"> When will your first playable prototype of your level be </w:t>
      </w:r>
      <w:r w:rsidR="00C13458">
        <w:t>ready?</w:t>
      </w:r>
      <w:r w:rsidR="001B03B9">
        <w:t xml:space="preserve"> </w:t>
      </w:r>
      <w:r w:rsidR="00C03407">
        <w:t>This will be a prototype/grey-box that will show off how your level works.</w:t>
      </w:r>
      <w:r w:rsidR="00C13458">
        <w:t xml:space="preserve"> </w:t>
      </w:r>
    </w:p>
    <w:p w14:paraId="2399FD87" w14:textId="659FE681" w:rsidR="00C03407" w:rsidRDefault="00C03407" w:rsidP="00D51A47"/>
    <w:p w14:paraId="2EAFAF6F" w14:textId="0BBFFB88" w:rsidR="00C03407" w:rsidRPr="00D51A47" w:rsidRDefault="00E92D22" w:rsidP="00C03407">
      <w:r>
        <w:rPr>
          <w:b/>
        </w:rPr>
        <w:t xml:space="preserve">Testing </w:t>
      </w:r>
      <w:r w:rsidR="00680DE4">
        <w:rPr>
          <w:b/>
        </w:rPr>
        <w:t>and Iteration</w:t>
      </w:r>
      <w:r w:rsidR="00C03407" w:rsidRPr="00C13458">
        <w:rPr>
          <w:b/>
        </w:rPr>
        <w:t>:</w:t>
      </w:r>
      <w:r w:rsidR="00C03407">
        <w:t xml:space="preserve"> </w:t>
      </w:r>
      <w:r w:rsidR="001147CB">
        <w:t>You will need to test your level, get feedback, and make changes to your level and design based on your testing results.</w:t>
      </w:r>
      <w:r w:rsidR="00B47229">
        <w:t xml:space="preserve"> Allocate time </w:t>
      </w:r>
      <w:r w:rsidR="00C03F84">
        <w:t>for this to be done and complete.</w:t>
      </w:r>
    </w:p>
    <w:p w14:paraId="425AC120" w14:textId="716A656F" w:rsidR="00C03407" w:rsidRDefault="00C03407" w:rsidP="00D51A47"/>
    <w:p w14:paraId="19C2557A" w14:textId="4D86116F" w:rsidR="00B47229" w:rsidRPr="00B47229" w:rsidRDefault="00B47229" w:rsidP="00D51A47">
      <w:r w:rsidRPr="00B47229">
        <w:rPr>
          <w:b/>
        </w:rPr>
        <w:t>Final Build:</w:t>
      </w:r>
      <w:r>
        <w:rPr>
          <w:b/>
        </w:rPr>
        <w:t xml:space="preserve"> </w:t>
      </w:r>
      <w:r>
        <w:t>The final polished and complete build of your game.</w:t>
      </w:r>
    </w:p>
    <w:sectPr w:rsidR="00B47229" w:rsidRPr="00B47229" w:rsidSect="00DB6509">
      <w:headerReference w:type="default" r:id="rId15"/>
      <w:footerReference w:type="default" r:id="rId16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B1C09" w14:textId="77777777" w:rsidR="00114103" w:rsidRDefault="00114103" w:rsidP="00D51A47">
      <w:r>
        <w:separator/>
      </w:r>
    </w:p>
  </w:endnote>
  <w:endnote w:type="continuationSeparator" w:id="0">
    <w:p w14:paraId="33F70F95" w14:textId="77777777" w:rsidR="00114103" w:rsidRDefault="00114103" w:rsidP="00D51A47">
      <w:r>
        <w:continuationSeparator/>
      </w:r>
    </w:p>
  </w:endnote>
  <w:endnote w:type="continuationNotice" w:id="1">
    <w:p w14:paraId="12B54747" w14:textId="77777777" w:rsidR="00114103" w:rsidRDefault="001141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NeoGothic">
    <w:altName w:val="Malgun Gothic"/>
    <w:charset w:val="81"/>
    <w:family w:val="swiss"/>
    <w:pitch w:val="variable"/>
    <w:sig w:usb0="B00002BF" w:usb1="191760FB" w:usb2="0000001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5D357" w14:textId="67DA7C7F" w:rsidR="007B5EB1" w:rsidRDefault="005D7F2C" w:rsidP="007B5E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761EDD1B" wp14:editId="07777777">
              <wp:simplePos x="0" y="0"/>
              <wp:positionH relativeFrom="page">
                <wp:posOffset>6565265</wp:posOffset>
              </wp:positionH>
              <wp:positionV relativeFrom="paragraph">
                <wp:posOffset>635</wp:posOffset>
              </wp:positionV>
              <wp:extent cx="62865" cy="145415"/>
              <wp:effectExtent l="0" t="0" r="0" b="0"/>
              <wp:wrapSquare wrapText="largest"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45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805D2" w14:textId="77777777" w:rsidR="007B5EB1" w:rsidRDefault="007B5EB1" w:rsidP="007B5EB1">
                          <w:pPr>
                            <w:pStyle w:val="Foo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1EDD1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16.95pt;margin-top:.05pt;width:4.95pt;height:11.4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" stroked="f">
              <v:fill opacity="0"/>
              <v:textbox inset="0,0,0,0">
                <w:txbxContent>
                  <w:p w14:paraId="637805D2" w14:textId="77777777" w:rsidR="007B5EB1" w:rsidRDefault="007B5EB1" w:rsidP="007B5EB1">
                    <w:pPr>
                      <w:pStyle w:val="Footer"/>
                    </w:pPr>
                  </w:p>
                </w:txbxContent>
              </v:textbox>
              <w10:wrap type="square" side="largest" anchorx="page"/>
            </v:shape>
          </w:pict>
        </mc:Fallback>
      </mc:AlternateContent>
    </w:r>
    <w:r w:rsidR="007B5EB1">
      <w:t>Confidential</w:t>
    </w:r>
    <w:r w:rsidR="007B5EB1">
      <w:tab/>
      <w:t xml:space="preserve">Page </w:t>
    </w:r>
    <w:r w:rsidR="007B5EB1">
      <w:fldChar w:fldCharType="begin"/>
    </w:r>
    <w:r w:rsidR="007B5EB1">
      <w:instrText xml:space="preserve"> PAGE   \* MERGEFORMAT </w:instrText>
    </w:r>
    <w:r w:rsidR="007B5EB1">
      <w:fldChar w:fldCharType="separate"/>
    </w:r>
    <w:r w:rsidR="007B5EB1">
      <w:t>1</w:t>
    </w:r>
    <w:r w:rsidR="007B5EB1">
      <w:rPr>
        <w:noProof/>
      </w:rPr>
      <w:fldChar w:fldCharType="end"/>
    </w:r>
    <w:r w:rsidR="007B5EB1">
      <w:tab/>
    </w:r>
    <w:r w:rsidR="007B5EB1">
      <w:fldChar w:fldCharType="begin"/>
    </w:r>
    <w:r w:rsidR="007B5EB1">
      <w:instrText xml:space="preserve"> DATE \@"M\/D\/YYYY" </w:instrText>
    </w:r>
    <w:r w:rsidR="007B5EB1">
      <w:fldChar w:fldCharType="separate"/>
    </w:r>
    <w:r w:rsidR="00632720">
      <w:rPr>
        <w:noProof/>
      </w:rPr>
      <w:t>5/9/2021</w:t>
    </w:r>
    <w:r w:rsidR="007B5EB1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FB88E" w14:textId="77777777" w:rsidR="00114103" w:rsidRDefault="00114103" w:rsidP="00D51A47">
      <w:r>
        <w:separator/>
      </w:r>
    </w:p>
  </w:footnote>
  <w:footnote w:type="continuationSeparator" w:id="0">
    <w:p w14:paraId="0685ABD9" w14:textId="77777777" w:rsidR="00114103" w:rsidRDefault="00114103" w:rsidP="00D51A47">
      <w:r>
        <w:continuationSeparator/>
      </w:r>
    </w:p>
  </w:footnote>
  <w:footnote w:type="continuationNotice" w:id="1">
    <w:p w14:paraId="16050C7C" w14:textId="77777777" w:rsidR="00114103" w:rsidRDefault="001141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FEA99" w14:textId="480BA0EC" w:rsidR="00BC0B06" w:rsidRDefault="00115EEF" w:rsidP="007B5EB1">
    <w:pPr>
      <w:tabs>
        <w:tab w:val="right" w:pos="9360"/>
      </w:tabs>
    </w:pPr>
    <w:r>
      <w:t>Level Design Document</w:t>
    </w:r>
    <w:r w:rsidR="007B5EB1">
      <w:tab/>
      <w:t>Revision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3E383C04"/>
    <w:lvl w:ilvl="0">
      <w:start w:val="1"/>
      <w:numFmt w:val="none"/>
      <w:pStyle w:val="Heading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Heading7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1D64A14"/>
    <w:multiLevelType w:val="hybridMultilevel"/>
    <w:tmpl w:val="ADD2DB18"/>
    <w:lvl w:ilvl="0" w:tplc="1386583E">
      <w:numFmt w:val="bullet"/>
      <w:lvlText w:val="-"/>
      <w:lvlJc w:val="left"/>
      <w:pPr>
        <w:ind w:left="720" w:hanging="360"/>
      </w:pPr>
      <w:rPr>
        <w:rFonts w:ascii="Microsoft NeoGothic" w:eastAsia="Microsoft NeoGothic" w:hAnsi="Microsoft NeoGothic" w:cs="Times New Roman" w:hint="eastAsia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B0567"/>
    <w:multiLevelType w:val="multilevel"/>
    <w:tmpl w:val="D988D674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44137B0"/>
    <w:multiLevelType w:val="hybridMultilevel"/>
    <w:tmpl w:val="B082E310"/>
    <w:lvl w:ilvl="0" w:tplc="6E48436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uby Andreatta">
    <w15:presenceInfo w15:providerId="AD" w15:userId="S::s210426@students.aie.edu.au::f12c8503-7fe8-42f2-91b7-7c5e12124c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6C"/>
    <w:rsid w:val="00001166"/>
    <w:rsid w:val="00026B59"/>
    <w:rsid w:val="00027880"/>
    <w:rsid w:val="00043DC5"/>
    <w:rsid w:val="000518E8"/>
    <w:rsid w:val="0005239E"/>
    <w:rsid w:val="000524E8"/>
    <w:rsid w:val="000544B8"/>
    <w:rsid w:val="000622AF"/>
    <w:rsid w:val="000639A4"/>
    <w:rsid w:val="000809CA"/>
    <w:rsid w:val="000A4B00"/>
    <w:rsid w:val="000A7927"/>
    <w:rsid w:val="000B33C2"/>
    <w:rsid w:val="000B546D"/>
    <w:rsid w:val="000C7F2D"/>
    <w:rsid w:val="000D163C"/>
    <w:rsid w:val="000D2B66"/>
    <w:rsid w:val="000D4CA5"/>
    <w:rsid w:val="000D7987"/>
    <w:rsid w:val="000F4BF0"/>
    <w:rsid w:val="0010754E"/>
    <w:rsid w:val="00114103"/>
    <w:rsid w:val="001147CB"/>
    <w:rsid w:val="00115EEF"/>
    <w:rsid w:val="0013430B"/>
    <w:rsid w:val="001466B9"/>
    <w:rsid w:val="00146D6C"/>
    <w:rsid w:val="00176A32"/>
    <w:rsid w:val="001778F0"/>
    <w:rsid w:val="00191F0E"/>
    <w:rsid w:val="001B03B9"/>
    <w:rsid w:val="001D5961"/>
    <w:rsid w:val="001D7722"/>
    <w:rsid w:val="001F22EB"/>
    <w:rsid w:val="001F2947"/>
    <w:rsid w:val="001F50B7"/>
    <w:rsid w:val="001F5690"/>
    <w:rsid w:val="00204B72"/>
    <w:rsid w:val="002159F9"/>
    <w:rsid w:val="0022491F"/>
    <w:rsid w:val="00233B16"/>
    <w:rsid w:val="002729E6"/>
    <w:rsid w:val="002A4D56"/>
    <w:rsid w:val="002A75CD"/>
    <w:rsid w:val="002B6CEB"/>
    <w:rsid w:val="002C2FE7"/>
    <w:rsid w:val="002C3B7E"/>
    <w:rsid w:val="002D1DA8"/>
    <w:rsid w:val="002D28BE"/>
    <w:rsid w:val="00313959"/>
    <w:rsid w:val="00326139"/>
    <w:rsid w:val="00327672"/>
    <w:rsid w:val="00342B67"/>
    <w:rsid w:val="00343513"/>
    <w:rsid w:val="003603CC"/>
    <w:rsid w:val="00365511"/>
    <w:rsid w:val="00367018"/>
    <w:rsid w:val="0036744B"/>
    <w:rsid w:val="003854E6"/>
    <w:rsid w:val="00394790"/>
    <w:rsid w:val="003A24C6"/>
    <w:rsid w:val="003A2846"/>
    <w:rsid w:val="003A354C"/>
    <w:rsid w:val="003A639C"/>
    <w:rsid w:val="003C00E0"/>
    <w:rsid w:val="003D7C81"/>
    <w:rsid w:val="003E081C"/>
    <w:rsid w:val="003E1F31"/>
    <w:rsid w:val="003F62A5"/>
    <w:rsid w:val="00411D87"/>
    <w:rsid w:val="00412029"/>
    <w:rsid w:val="00415844"/>
    <w:rsid w:val="004206DE"/>
    <w:rsid w:val="00430D6D"/>
    <w:rsid w:val="0043119B"/>
    <w:rsid w:val="00450A42"/>
    <w:rsid w:val="0045613F"/>
    <w:rsid w:val="004677B4"/>
    <w:rsid w:val="004703B6"/>
    <w:rsid w:val="004742A0"/>
    <w:rsid w:val="004760E4"/>
    <w:rsid w:val="0047652B"/>
    <w:rsid w:val="00487778"/>
    <w:rsid w:val="00487C71"/>
    <w:rsid w:val="00496016"/>
    <w:rsid w:val="004A6BEF"/>
    <w:rsid w:val="004A74C9"/>
    <w:rsid w:val="004C2831"/>
    <w:rsid w:val="004C7659"/>
    <w:rsid w:val="004F0D94"/>
    <w:rsid w:val="004F48A5"/>
    <w:rsid w:val="00520CA0"/>
    <w:rsid w:val="00521B8B"/>
    <w:rsid w:val="00524BE2"/>
    <w:rsid w:val="0052736C"/>
    <w:rsid w:val="005319EC"/>
    <w:rsid w:val="005339EC"/>
    <w:rsid w:val="00536158"/>
    <w:rsid w:val="0054110A"/>
    <w:rsid w:val="0054172B"/>
    <w:rsid w:val="005429C7"/>
    <w:rsid w:val="00571709"/>
    <w:rsid w:val="00576EB0"/>
    <w:rsid w:val="005867CB"/>
    <w:rsid w:val="005B10DE"/>
    <w:rsid w:val="005B65C0"/>
    <w:rsid w:val="005D7B8B"/>
    <w:rsid w:val="005D7F2C"/>
    <w:rsid w:val="005E2686"/>
    <w:rsid w:val="005F135E"/>
    <w:rsid w:val="006027ED"/>
    <w:rsid w:val="00620A7F"/>
    <w:rsid w:val="00632720"/>
    <w:rsid w:val="00652475"/>
    <w:rsid w:val="006704D7"/>
    <w:rsid w:val="0068003A"/>
    <w:rsid w:val="00680DE4"/>
    <w:rsid w:val="00693A5A"/>
    <w:rsid w:val="00697425"/>
    <w:rsid w:val="006D5BE1"/>
    <w:rsid w:val="006E1EF0"/>
    <w:rsid w:val="006F138B"/>
    <w:rsid w:val="007002AE"/>
    <w:rsid w:val="00707D1F"/>
    <w:rsid w:val="007119F4"/>
    <w:rsid w:val="007216AD"/>
    <w:rsid w:val="0073697C"/>
    <w:rsid w:val="00744995"/>
    <w:rsid w:val="0074796B"/>
    <w:rsid w:val="00750630"/>
    <w:rsid w:val="007551C6"/>
    <w:rsid w:val="00784967"/>
    <w:rsid w:val="007856D8"/>
    <w:rsid w:val="007926DF"/>
    <w:rsid w:val="007A05F9"/>
    <w:rsid w:val="007B5EB1"/>
    <w:rsid w:val="007E63E6"/>
    <w:rsid w:val="007E6E57"/>
    <w:rsid w:val="007E78AE"/>
    <w:rsid w:val="008008E8"/>
    <w:rsid w:val="008301BE"/>
    <w:rsid w:val="008550B7"/>
    <w:rsid w:val="0086092E"/>
    <w:rsid w:val="00861C0F"/>
    <w:rsid w:val="00894F78"/>
    <w:rsid w:val="008B2B85"/>
    <w:rsid w:val="008C5454"/>
    <w:rsid w:val="008E0C4E"/>
    <w:rsid w:val="008F346A"/>
    <w:rsid w:val="008F623A"/>
    <w:rsid w:val="008F7B03"/>
    <w:rsid w:val="009057FC"/>
    <w:rsid w:val="00907DE4"/>
    <w:rsid w:val="00926164"/>
    <w:rsid w:val="00944EE6"/>
    <w:rsid w:val="00954FC7"/>
    <w:rsid w:val="00961D76"/>
    <w:rsid w:val="00996462"/>
    <w:rsid w:val="009C1306"/>
    <w:rsid w:val="009C22C3"/>
    <w:rsid w:val="009F5DA2"/>
    <w:rsid w:val="00A04512"/>
    <w:rsid w:val="00A13710"/>
    <w:rsid w:val="00A30290"/>
    <w:rsid w:val="00A407FD"/>
    <w:rsid w:val="00A466E9"/>
    <w:rsid w:val="00A475FB"/>
    <w:rsid w:val="00A66EA8"/>
    <w:rsid w:val="00A7198E"/>
    <w:rsid w:val="00A90E7B"/>
    <w:rsid w:val="00AA04C5"/>
    <w:rsid w:val="00AA68A4"/>
    <w:rsid w:val="00AB7E6C"/>
    <w:rsid w:val="00AD3D4C"/>
    <w:rsid w:val="00AD3FAD"/>
    <w:rsid w:val="00AF16A6"/>
    <w:rsid w:val="00AF6EF3"/>
    <w:rsid w:val="00B26DE8"/>
    <w:rsid w:val="00B2705E"/>
    <w:rsid w:val="00B436F5"/>
    <w:rsid w:val="00B464B4"/>
    <w:rsid w:val="00B47229"/>
    <w:rsid w:val="00B4764B"/>
    <w:rsid w:val="00B645C2"/>
    <w:rsid w:val="00B659B5"/>
    <w:rsid w:val="00B7134C"/>
    <w:rsid w:val="00B71D61"/>
    <w:rsid w:val="00BA1AFA"/>
    <w:rsid w:val="00BB0E4A"/>
    <w:rsid w:val="00BC0B06"/>
    <w:rsid w:val="00BC6C09"/>
    <w:rsid w:val="00BF2B4C"/>
    <w:rsid w:val="00BF61FE"/>
    <w:rsid w:val="00BF77AD"/>
    <w:rsid w:val="00C0289A"/>
    <w:rsid w:val="00C03407"/>
    <w:rsid w:val="00C03F84"/>
    <w:rsid w:val="00C05D42"/>
    <w:rsid w:val="00C0687E"/>
    <w:rsid w:val="00C11847"/>
    <w:rsid w:val="00C13458"/>
    <w:rsid w:val="00C20C6F"/>
    <w:rsid w:val="00C30B1E"/>
    <w:rsid w:val="00C372A2"/>
    <w:rsid w:val="00C455F2"/>
    <w:rsid w:val="00C51959"/>
    <w:rsid w:val="00C57667"/>
    <w:rsid w:val="00C61C7B"/>
    <w:rsid w:val="00C64157"/>
    <w:rsid w:val="00C64591"/>
    <w:rsid w:val="00C72674"/>
    <w:rsid w:val="00C73A01"/>
    <w:rsid w:val="00C833CA"/>
    <w:rsid w:val="00C85FDD"/>
    <w:rsid w:val="00C93CC6"/>
    <w:rsid w:val="00C94F02"/>
    <w:rsid w:val="00CA07AC"/>
    <w:rsid w:val="00CC627D"/>
    <w:rsid w:val="00CD5C50"/>
    <w:rsid w:val="00CF0DD3"/>
    <w:rsid w:val="00D1660F"/>
    <w:rsid w:val="00D26039"/>
    <w:rsid w:val="00D32800"/>
    <w:rsid w:val="00D41842"/>
    <w:rsid w:val="00D51A47"/>
    <w:rsid w:val="00D55FB9"/>
    <w:rsid w:val="00D57F48"/>
    <w:rsid w:val="00D657A9"/>
    <w:rsid w:val="00D677A5"/>
    <w:rsid w:val="00D9455E"/>
    <w:rsid w:val="00D94BFB"/>
    <w:rsid w:val="00DA3815"/>
    <w:rsid w:val="00DB6509"/>
    <w:rsid w:val="00DE6937"/>
    <w:rsid w:val="00DF7031"/>
    <w:rsid w:val="00E100DC"/>
    <w:rsid w:val="00E10EB1"/>
    <w:rsid w:val="00E1522C"/>
    <w:rsid w:val="00E20B8A"/>
    <w:rsid w:val="00E2466F"/>
    <w:rsid w:val="00E24FE5"/>
    <w:rsid w:val="00E27ADF"/>
    <w:rsid w:val="00E31CCC"/>
    <w:rsid w:val="00E4079B"/>
    <w:rsid w:val="00E503F5"/>
    <w:rsid w:val="00E57C28"/>
    <w:rsid w:val="00E60631"/>
    <w:rsid w:val="00E61B5A"/>
    <w:rsid w:val="00E67DC4"/>
    <w:rsid w:val="00E716B4"/>
    <w:rsid w:val="00E82151"/>
    <w:rsid w:val="00E85888"/>
    <w:rsid w:val="00E92D22"/>
    <w:rsid w:val="00EA0237"/>
    <w:rsid w:val="00EA6F2B"/>
    <w:rsid w:val="00EB5B41"/>
    <w:rsid w:val="00EC3FDA"/>
    <w:rsid w:val="00EC4211"/>
    <w:rsid w:val="00ED5C2A"/>
    <w:rsid w:val="00EE5F4A"/>
    <w:rsid w:val="00F0380F"/>
    <w:rsid w:val="00F20007"/>
    <w:rsid w:val="00F72A1D"/>
    <w:rsid w:val="00F765B7"/>
    <w:rsid w:val="00F8299F"/>
    <w:rsid w:val="00F863A8"/>
    <w:rsid w:val="00F87C5E"/>
    <w:rsid w:val="00F95578"/>
    <w:rsid w:val="00FA47CA"/>
    <w:rsid w:val="00FA6434"/>
    <w:rsid w:val="00FC1308"/>
    <w:rsid w:val="00FC58B1"/>
    <w:rsid w:val="00FD2AAF"/>
    <w:rsid w:val="20BD44F9"/>
    <w:rsid w:val="274FBCA0"/>
    <w:rsid w:val="57B7D38F"/>
    <w:rsid w:val="5AE44FCF"/>
    <w:rsid w:val="5F1EF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0F1AAD61"/>
  <w15:chartTrackingRefBased/>
  <w15:docId w15:val="{331BB496-F4A5-4000-987F-BE5445D31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A47"/>
    <w:pPr>
      <w:suppressAutoHyphens/>
    </w:pPr>
    <w:rPr>
      <w:rFonts w:ascii="Microsoft NeoGothic" w:eastAsia="Microsoft NeoGothic" w:hAnsi="Microsoft NeoGothic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1F50B7"/>
    <w:pPr>
      <w:keepNext/>
      <w:numPr>
        <w:numId w:val="1"/>
      </w:numPr>
      <w:spacing w:before="240"/>
      <w:ind w:left="431" w:hanging="431"/>
      <w:outlineLvl w:val="0"/>
    </w:pPr>
    <w:rPr>
      <w:b/>
      <w:sz w:val="56"/>
      <w:szCs w:val="56"/>
    </w:rPr>
  </w:style>
  <w:style w:type="paragraph" w:styleId="Heading2">
    <w:name w:val="heading 2"/>
    <w:basedOn w:val="Normal"/>
    <w:next w:val="Normal"/>
    <w:qFormat/>
    <w:rsid w:val="001F50B7"/>
    <w:pPr>
      <w:keepNext/>
      <w:numPr>
        <w:ilvl w:val="1"/>
        <w:numId w:val="1"/>
      </w:numPr>
      <w:spacing w:before="240"/>
      <w:ind w:left="578" w:hanging="578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u w:val="single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jc w:val="center"/>
      <w:outlineLvl w:val="6"/>
    </w:pPr>
    <w:rPr>
      <w:b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8Num6z0">
    <w:name w:val="WW8Num6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6z0">
    <w:name w:val="WW8Num16z0"/>
    <w:rPr>
      <w:rFonts w:ascii="Symbol" w:hAnsi="Symbol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St1z0">
    <w:name w:val="WW8NumSt1z0"/>
    <w:rPr>
      <w:rFonts w:ascii="Symbol" w:hAnsi="Symbol"/>
    </w:rPr>
  </w:style>
  <w:style w:type="character" w:customStyle="1" w:styleId="DefaultParagraphFont0">
    <w:name w:val="Default Paragraph Font0"/>
  </w:style>
  <w:style w:type="character" w:styleId="PageNumber">
    <w:name w:val="page number"/>
    <w:basedOn w:val="DefaultParagraphFont0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  <w:pPr>
      <w:tabs>
        <w:tab w:val="right" w:leader="underscore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underscore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underscore" w:pos="8640"/>
      </w:tabs>
      <w:ind w:left="400"/>
    </w:pPr>
    <w:rPr>
      <w:i/>
    </w:rPr>
  </w:style>
  <w:style w:type="paragraph" w:styleId="FootnoteText">
    <w:name w:val="footnote text"/>
    <w:basedOn w:val="Normal"/>
    <w:link w:val="FootnoteTextChar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OC4">
    <w:name w:val="toc 4"/>
    <w:basedOn w:val="Index"/>
    <w:pPr>
      <w:tabs>
        <w:tab w:val="right" w:leader="dot" w:pos="8788"/>
      </w:tabs>
      <w:ind w:left="849"/>
    </w:pPr>
  </w:style>
  <w:style w:type="paragraph" w:styleId="TOC5">
    <w:name w:val="toc 5"/>
    <w:basedOn w:val="Index"/>
    <w:pPr>
      <w:tabs>
        <w:tab w:val="right" w:leader="dot" w:pos="8505"/>
      </w:tabs>
      <w:ind w:left="1132"/>
    </w:pPr>
  </w:style>
  <w:style w:type="paragraph" w:styleId="TOC6">
    <w:name w:val="toc 6"/>
    <w:basedOn w:val="Index"/>
    <w:pPr>
      <w:tabs>
        <w:tab w:val="right" w:leader="dot" w:pos="8222"/>
      </w:tabs>
      <w:ind w:left="1415"/>
    </w:pPr>
  </w:style>
  <w:style w:type="paragraph" w:styleId="TOC7">
    <w:name w:val="toc 7"/>
    <w:basedOn w:val="Index"/>
    <w:pPr>
      <w:tabs>
        <w:tab w:val="right" w:leader="dot" w:pos="7939"/>
      </w:tabs>
      <w:ind w:left="1698"/>
    </w:pPr>
  </w:style>
  <w:style w:type="paragraph" w:styleId="TOC8">
    <w:name w:val="toc 8"/>
    <w:basedOn w:val="Index"/>
    <w:pPr>
      <w:tabs>
        <w:tab w:val="right" w:leader="dot" w:pos="7656"/>
      </w:tabs>
      <w:ind w:left="1981"/>
    </w:pPr>
  </w:style>
  <w:style w:type="paragraph" w:styleId="TOC9">
    <w:name w:val="toc 9"/>
    <w:basedOn w:val="Index"/>
    <w:pPr>
      <w:tabs>
        <w:tab w:val="right" w:leader="dot" w:pos="7373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090"/>
      </w:tabs>
      <w:ind w:left="2547"/>
    </w:pPr>
  </w:style>
  <w:style w:type="paragraph" w:customStyle="1" w:styleId="Framecontents">
    <w:name w:val="Frame contents"/>
    <w:basedOn w:val="BodyText"/>
  </w:style>
  <w:style w:type="paragraph" w:styleId="BalloonText">
    <w:name w:val="Balloon Text"/>
    <w:basedOn w:val="Normal"/>
    <w:link w:val="BalloonTextChar"/>
    <w:uiPriority w:val="99"/>
    <w:semiHidden/>
    <w:unhideWhenUsed/>
    <w:rsid w:val="00146D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46D6C"/>
    <w:rPr>
      <w:rFonts w:ascii="Tahoma" w:hAnsi="Tahoma" w:cs="Tahoma"/>
      <w:sz w:val="16"/>
      <w:szCs w:val="16"/>
      <w:lang w:eastAsia="ar-SA"/>
    </w:rPr>
  </w:style>
  <w:style w:type="table" w:styleId="TableGrid">
    <w:name w:val="Table Grid"/>
    <w:basedOn w:val="TableNormal"/>
    <w:uiPriority w:val="59"/>
    <w:rsid w:val="00AA68A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NotesToBeDeleted">
    <w:name w:val="NotesToBeDeleted"/>
    <w:basedOn w:val="FootnoteText"/>
    <w:link w:val="NotesToBeDeletedChar"/>
    <w:qFormat/>
    <w:rsid w:val="001F50B7"/>
    <w:rPr>
      <w:i/>
    </w:rPr>
  </w:style>
  <w:style w:type="paragraph" w:styleId="NoSpacing">
    <w:name w:val="No Spacing"/>
    <w:uiPriority w:val="1"/>
    <w:qFormat/>
    <w:rsid w:val="001F50B7"/>
    <w:pPr>
      <w:suppressAutoHyphens/>
    </w:pPr>
    <w:rPr>
      <w:rFonts w:ascii="Microsoft NeoGothic" w:eastAsia="Microsoft NeoGothic" w:hAnsi="Microsoft NeoGothic"/>
      <w:sz w:val="24"/>
      <w:szCs w:val="24"/>
      <w:lang w:eastAsia="ar-SA"/>
    </w:rPr>
  </w:style>
  <w:style w:type="character" w:customStyle="1" w:styleId="FootnoteTextChar">
    <w:name w:val="Footnote Text Char"/>
    <w:link w:val="FootnoteText"/>
    <w:rsid w:val="001F50B7"/>
    <w:rPr>
      <w:rFonts w:ascii="Microsoft NeoGothic" w:eastAsia="Microsoft NeoGothic" w:hAnsi="Microsoft NeoGothic"/>
      <w:sz w:val="24"/>
      <w:szCs w:val="24"/>
      <w:lang w:val="en-US" w:eastAsia="ar-SA"/>
    </w:rPr>
  </w:style>
  <w:style w:type="character" w:customStyle="1" w:styleId="NotesToBeDeletedChar">
    <w:name w:val="NotesToBeDeleted Char"/>
    <w:link w:val="NotesToBeDeleted"/>
    <w:rsid w:val="001F50B7"/>
    <w:rPr>
      <w:rFonts w:ascii="Microsoft NeoGothic" w:eastAsia="Microsoft NeoGothic" w:hAnsi="Microsoft NeoGothic"/>
      <w:i/>
      <w:sz w:val="24"/>
      <w:szCs w:val="24"/>
      <w:lang w:val="en-US" w:eastAsia="ar-SA"/>
    </w:rPr>
  </w:style>
  <w:style w:type="paragraph" w:styleId="Revision">
    <w:name w:val="Revision"/>
    <w:hidden/>
    <w:uiPriority w:val="99"/>
    <w:semiHidden/>
    <w:rsid w:val="00D57F48"/>
    <w:rPr>
      <w:rFonts w:ascii="Microsoft NeoGothic" w:eastAsia="Microsoft NeoGothic" w:hAnsi="Microsoft NeoGothic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7D046F-0FB7-4973-BB59-1171A68C0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 Andreatta</dc:creator>
  <cp:keywords/>
  <cp:lastModifiedBy>Ruby Andreatta</cp:lastModifiedBy>
  <cp:revision>27</cp:revision>
  <cp:lastPrinted>1900-01-01T08:00:00Z</cp:lastPrinted>
  <dcterms:created xsi:type="dcterms:W3CDTF">2021-03-30T00:33:00Z</dcterms:created>
  <dcterms:modified xsi:type="dcterms:W3CDTF">2021-05-08T16:40:00Z</dcterms:modified>
</cp:coreProperties>
</file>